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36D01" w14:textId="22EF878B" w:rsidR="00F973F0" w:rsidRDefault="008D30F8">
      <w:pPr>
        <w:pStyle w:val="Title"/>
        <w:jc w:val="center"/>
        <w:pPrChange w:id="0" w:author="Yupeng Zhang" w:date="2016-01-20T17:10:00Z">
          <w:pPr>
            <w:jc w:val="center"/>
          </w:pPr>
        </w:pPrChange>
      </w:pPr>
      <w:r w:rsidRPr="008D30F8">
        <w:t>Tangible</w:t>
      </w:r>
      <w:ins w:id="1" w:author="Yupeng Zhang" w:date="2016-01-20T17:16:00Z">
        <w:r w:rsidR="001A541D">
          <w:t>-</w:t>
        </w:r>
      </w:ins>
      <w:del w:id="2" w:author="Yupeng Zhang" w:date="2016-01-20T17:16:00Z">
        <w:r w:rsidRPr="008D30F8" w:rsidDel="001A541D">
          <w:delText xml:space="preserve"> </w:delText>
        </w:r>
      </w:del>
      <w:r w:rsidRPr="008D30F8">
        <w:t>Holographic Sketch</w:t>
      </w:r>
    </w:p>
    <w:p w14:paraId="53C973D0" w14:textId="648EFF19" w:rsidR="00F973F0" w:rsidDel="004D4905" w:rsidRDefault="00F973F0">
      <w:pPr>
        <w:rPr>
          <w:del w:id="3" w:author="Yupeng Zhang" w:date="2016-01-20T17:10:00Z"/>
          <w:i/>
        </w:rPr>
        <w:pPrChange w:id="4" w:author="Yupeng Zhang" w:date="2016-01-18T17:51:00Z">
          <w:pPr>
            <w:jc w:val="center"/>
          </w:pPr>
        </w:pPrChange>
      </w:pPr>
      <w:del w:id="5" w:author="Yupeng Zhang" w:date="2016-01-20T17:16:00Z">
        <w:r w:rsidDel="00330F58">
          <w:delText>Author’s Name</w:delText>
        </w:r>
        <w:r w:rsidR="00E75AE5" w:rsidDel="00330F58">
          <w:delText xml:space="preserve">, </w:delText>
        </w:r>
        <w:r w:rsidDel="00330F58">
          <w:rPr>
            <w:i/>
          </w:rPr>
          <w:delText>Affiliation</w:delText>
        </w:r>
        <w:r w:rsidR="00E75AE5" w:rsidDel="00330F58">
          <w:rPr>
            <w:i/>
          </w:rPr>
          <w:delText xml:space="preserve">     </w:delText>
        </w:r>
        <w:r w:rsidDel="00330F58">
          <w:delText>Author’s Name</w:delText>
        </w:r>
        <w:r w:rsidR="00E75AE5" w:rsidDel="00330F58">
          <w:delText xml:space="preserve">, </w:delText>
        </w:r>
        <w:r w:rsidDel="00330F58">
          <w:rPr>
            <w:i/>
          </w:rPr>
          <w:delText>Affiliation</w:delText>
        </w:r>
      </w:del>
    </w:p>
    <w:p w14:paraId="726CD218" w14:textId="17AACAE3" w:rsidR="00E75AE5" w:rsidDel="004D4905" w:rsidRDefault="00E75AE5">
      <w:pPr>
        <w:jc w:val="center"/>
        <w:rPr>
          <w:del w:id="6" w:author="Yupeng Zhang" w:date="2016-01-20T17:10:00Z"/>
        </w:rPr>
      </w:pPr>
      <w:del w:id="7" w:author="Yupeng Zhang" w:date="2016-01-20T17:16:00Z">
        <w:r w:rsidDel="00330F58">
          <w:delText xml:space="preserve">Author’s Name, </w:delText>
        </w:r>
        <w:r w:rsidDel="00330F58">
          <w:rPr>
            <w:i/>
          </w:rPr>
          <w:delText xml:space="preserve">Affiliation   </w:delText>
        </w:r>
        <w:r w:rsidDel="00330F58">
          <w:delText xml:space="preserve">Author’s Name, </w:delText>
        </w:r>
        <w:r w:rsidDel="00330F58">
          <w:rPr>
            <w:i/>
          </w:rPr>
          <w:delText>Affiliation</w:delText>
        </w:r>
      </w:del>
      <w:ins w:id="8" w:author="Yupeng Zhang" w:date="2016-04-29T14:58:00Z">
        <w:r w:rsidR="00144D23">
          <w:t>{</w:t>
        </w:r>
      </w:ins>
      <w:ins w:id="9" w:author="Yupeng Zhang" w:date="2016-04-29T14:59:00Z">
        <w:r w:rsidR="00144D23">
          <w:t>placeholders</w:t>
        </w:r>
      </w:ins>
      <w:ins w:id="10" w:author="Yupeng Zhang" w:date="2016-04-29T14:58:00Z">
        <w:r w:rsidR="00144D23">
          <w:t>}</w:t>
        </w:r>
      </w:ins>
      <w:ins w:id="11" w:author="Yupeng Zhang" w:date="2016-01-20T17:16:00Z">
        <w:r w:rsidR="00330F58">
          <w:t xml:space="preserve"> @ </w:t>
        </w:r>
      </w:ins>
      <w:ins w:id="12" w:author="Yupeng Zhang" w:date="2016-04-29T14:59:00Z">
        <w:r w:rsidR="00144D23">
          <w:t>{placeholders}</w:t>
        </w:r>
      </w:ins>
      <w:ins w:id="13" w:author="Yupeng Zhang" w:date="2016-01-20T17:16:00Z">
        <w:r w:rsidR="00330F58">
          <w:t xml:space="preserve"> </w:t>
        </w:r>
      </w:ins>
      <w:r w:rsidRPr="00630628">
        <w:rPr>
          <w:i/>
          <w:iCs/>
        </w:rPr>
        <w:t xml:space="preserve"> </w:t>
      </w:r>
      <w:del w:id="14" w:author="Yupeng Zhang" w:date="2016-01-20T17:10:00Z">
        <w:r w:rsidDel="004D4905">
          <w:rPr>
            <w:i/>
          </w:rPr>
          <w:delText xml:space="preserve">  </w:delText>
        </w:r>
        <w:r w:rsidDel="004D4905">
          <w:delText xml:space="preserve">Author’s Name, </w:delText>
        </w:r>
        <w:r w:rsidDel="004D4905">
          <w:rPr>
            <w:i/>
          </w:rPr>
          <w:delText>Affiliation</w:delText>
        </w:r>
      </w:del>
    </w:p>
    <w:p w14:paraId="53C4D343" w14:textId="2DA6191E" w:rsidR="00F973F0" w:rsidDel="004D4905" w:rsidRDefault="00F973F0">
      <w:pPr>
        <w:jc w:val="center"/>
        <w:rPr>
          <w:del w:id="15" w:author="Yupeng Zhang" w:date="2016-01-20T17:10:00Z"/>
        </w:rPr>
        <w:pPrChange w:id="16" w:author="Yupeng Zhang" w:date="2016-01-20T17:17:00Z">
          <w:pPr/>
        </w:pPrChange>
      </w:pPr>
    </w:p>
    <w:p w14:paraId="40E98496" w14:textId="6EF4A6EC" w:rsidR="00F973F0" w:rsidDel="004D4905" w:rsidRDefault="00F973F0">
      <w:pPr>
        <w:jc w:val="center"/>
        <w:rPr>
          <w:del w:id="17" w:author="Yupeng Zhang" w:date="2016-01-20T17:10:00Z"/>
        </w:rPr>
        <w:pPrChange w:id="18" w:author="Yupeng Zhang" w:date="2016-01-20T17:17:00Z">
          <w:pPr/>
        </w:pPrChange>
      </w:pPr>
    </w:p>
    <w:p w14:paraId="599040C3" w14:textId="77777777" w:rsidR="00F973F0" w:rsidRDefault="00F973F0">
      <w:pPr>
        <w:jc w:val="center"/>
        <w:sectPr w:rsidR="00F973F0" w:rsidSect="004D4905">
          <w:pgSz w:w="12240" w:h="15840"/>
          <w:pgMar w:top="1440" w:right="1440" w:bottom="1440" w:left="1440" w:header="720" w:footer="720" w:gutter="0"/>
          <w:cols w:space="720"/>
        </w:sectPr>
        <w:pPrChange w:id="19" w:author="Yupeng Zhang" w:date="2016-01-20T17:17:00Z">
          <w:pPr/>
        </w:pPrChange>
      </w:pPr>
    </w:p>
    <w:p w14:paraId="0E11639E" w14:textId="2D706619" w:rsidR="00E75AE5" w:rsidRDefault="00E75AE5">
      <w:pPr>
        <w:pStyle w:val="Heading1"/>
        <w:rPr>
          <w:ins w:id="20" w:author="Yupeng Zhang" w:date="2016-01-20T17:12:00Z"/>
        </w:rPr>
      </w:pPr>
      <w:r>
        <w:t>Abstract</w:t>
      </w:r>
    </w:p>
    <w:p w14:paraId="1F7C31E6" w14:textId="1D31DD5C" w:rsidR="004D4905" w:rsidRDefault="004D4905">
      <w:pPr>
        <w:rPr>
          <w:ins w:id="21" w:author="Yupeng Zhang" w:date="2016-01-21T14:02:00Z"/>
        </w:rPr>
        <w:pPrChange w:id="22" w:author="Yupeng Zhang" w:date="2016-01-20T17:11:00Z">
          <w:pPr>
            <w:pStyle w:val="Heading1"/>
          </w:pPr>
        </w:pPrChange>
      </w:pPr>
      <w:ins w:id="23" w:author="Yupeng Zhang" w:date="2016-01-20T17:12:00Z">
        <w:r>
          <w:t>Augmented reality and Virtual reality techniques are long term to exploit the idea of Tangible-</w:t>
        </w:r>
      </w:ins>
      <w:ins w:id="24" w:author="Yupeng Zhang" w:date="2016-01-20T17:13:00Z">
        <w:r>
          <w:t xml:space="preserve">holographic, which are digital contents </w:t>
        </w:r>
      </w:ins>
      <w:ins w:id="25" w:author="Nancy I" w:date="2016-01-21T02:04:00Z">
        <w:r w:rsidR="146BC450">
          <w:t xml:space="preserve">that </w:t>
        </w:r>
      </w:ins>
      <w:ins w:id="26" w:author="Yupeng Zhang" w:date="2016-01-20T17:13:00Z">
        <w:r>
          <w:t xml:space="preserve">can provide tangible feedback to users. In this paper, we present a novel </w:t>
        </w:r>
      </w:ins>
      <w:ins w:id="27" w:author="Yupeng Zhang" w:date="2016-01-20T17:14:00Z">
        <w:r w:rsidR="001A541D">
          <w:t>3D modeling interface</w:t>
        </w:r>
      </w:ins>
      <w:ins w:id="28" w:author="Yupeng Zhang" w:date="2016-01-20T17:13:00Z">
        <w:r>
          <w:t xml:space="preserve"> </w:t>
        </w:r>
      </w:ins>
      <w:ins w:id="29" w:author="Yupeng Zhang" w:date="2016-01-20T17:14:00Z">
        <w:r w:rsidR="001A541D">
          <w:t xml:space="preserve">base on AR and fabrication </w:t>
        </w:r>
      </w:ins>
      <w:ins w:id="30" w:author="Yupeng Zhang" w:date="2016-01-20T17:15:00Z">
        <w:r w:rsidR="001A541D">
          <w:t>techniques</w:t>
        </w:r>
      </w:ins>
      <w:ins w:id="31" w:author="Yupeng Zhang" w:date="2016-01-20T17:14:00Z">
        <w:r w:rsidR="003A66C7">
          <w:t xml:space="preserve">, to explore </w:t>
        </w:r>
      </w:ins>
      <w:ins w:id="32" w:author="Yupeng Zhang" w:date="2016-01-21T14:01:00Z">
        <w:r w:rsidR="003A66C7">
          <w:t>some new-raised ideas</w:t>
        </w:r>
      </w:ins>
      <w:ins w:id="33" w:author="Yupeng Zhang" w:date="2016-01-21T14:02:00Z">
        <w:r w:rsidR="003A66C7">
          <w:t xml:space="preserve"> and problem</w:t>
        </w:r>
      </w:ins>
      <w:ins w:id="34" w:author="Yupeng Zhang" w:date="2016-01-21T14:01:00Z">
        <w:r w:rsidR="003A66C7">
          <w:t xml:space="preserve"> in the</w:t>
        </w:r>
      </w:ins>
      <w:ins w:id="35" w:author="Yupeng Zhang" w:date="2016-01-20T17:14:00Z">
        <w:r w:rsidR="001A541D">
          <w:t xml:space="preserve"> </w:t>
        </w:r>
        <w:r w:rsidR="001A541D" w:rsidRPr="003A66C7">
          <w:t xml:space="preserve">design space of </w:t>
        </w:r>
        <w:r w:rsidR="001A541D" w:rsidRPr="302262DD">
          <w:rPr>
            <w:i/>
            <w:iCs/>
            <w:rPrChange w:id="36" w:author="Nancy I" w:date="2016-01-22T16:05:00Z">
              <w:rPr>
                <w:b w:val="0"/>
              </w:rPr>
            </w:rPrChange>
          </w:rPr>
          <w:t>Tangible</w:t>
        </w:r>
        <w:r w:rsidR="001A541D" w:rsidRPr="302262DD">
          <w:t>-</w:t>
        </w:r>
      </w:ins>
      <w:ins w:id="37" w:author="Yupeng Zhang" w:date="2016-01-20T17:15:00Z">
        <w:r w:rsidR="001A541D" w:rsidRPr="003A66C7">
          <w:t>holographic interface</w:t>
        </w:r>
        <w:r w:rsidR="001A541D" w:rsidRPr="00630628">
          <w:t xml:space="preserve">. </w:t>
        </w:r>
      </w:ins>
      <w:ins w:id="38" w:author="Yupeng Zhang" w:date="2016-01-20T17:14:00Z">
        <w:r w:rsidR="001A541D" w:rsidRPr="00630628">
          <w:t xml:space="preserve"> </w:t>
        </w:r>
      </w:ins>
    </w:p>
    <w:p w14:paraId="1D05CAFF" w14:textId="12824BAF" w:rsidR="003A66C7" w:rsidRPr="00630628" w:rsidRDefault="00630628">
      <w:pPr>
        <w:rPr>
          <w:ins w:id="39" w:author="Yupeng Zhang" w:date="2016-01-20T17:11:00Z"/>
        </w:rPr>
        <w:pPrChange w:id="40" w:author="Yupeng Zhang" w:date="2016-01-20T17:11:00Z">
          <w:pPr>
            <w:pStyle w:val="Heading1"/>
          </w:pPr>
        </w:pPrChange>
      </w:pPr>
      <w:ins w:id="41" w:author="Yupeng Zhang" w:date="2016-03-22T17:43:00Z">
        <w:r>
          <w:rPr>
            <w:b/>
            <w:bCs/>
            <w:i/>
            <w:iCs/>
          </w:rPr>
          <w:t>Note</w:t>
        </w:r>
      </w:ins>
      <w:ins w:id="42" w:author="Yupeng Zhang" w:date="2016-01-21T14:02:00Z">
        <w:r w:rsidR="003A66C7">
          <w:t xml:space="preserve">: I think the most focus of discussion is on the section of </w:t>
        </w:r>
      </w:ins>
      <w:ins w:id="43" w:author="Yupeng Zhang" w:date="2016-01-21T14:03:00Z">
        <w:r w:rsidR="003A66C7" w:rsidRPr="00630628">
          <w:rPr>
            <w:i/>
            <w:iCs/>
          </w:rPr>
          <w:t>[</w:t>
        </w:r>
      </w:ins>
      <w:ins w:id="44" w:author="Yupeng Zhang" w:date="2016-01-21T14:04:00Z">
        <w:r w:rsidR="003A66C7" w:rsidRPr="302262DD">
          <w:rPr>
            <w:rPrChange w:id="45" w:author="Nancy I" w:date="2016-01-22T16:05:00Z">
              <w:rPr>
                <w:i/>
              </w:rPr>
            </w:rPrChange>
          </w:rPr>
          <w:fldChar w:fldCharType="begin"/>
        </w:r>
        <w:r w:rsidR="003A66C7">
          <w:rPr>
            <w:i/>
          </w:rPr>
          <w:instrText xml:space="preserve"> REF _Ref441148383 \h </w:instrText>
        </w:r>
      </w:ins>
      <w:r w:rsidR="003A66C7" w:rsidRPr="302262DD">
        <w:rPr>
          <w:rPrChange w:id="46" w:author="Nancy I" w:date="2016-01-22T16:05:00Z">
            <w:rPr/>
          </w:rPrChange>
        </w:rPr>
      </w:r>
      <w:r w:rsidR="003A66C7" w:rsidRPr="302262DD">
        <w:rPr>
          <w:i/>
        </w:rPr>
        <w:fldChar w:fldCharType="separate"/>
      </w:r>
      <w:ins w:id="47" w:author="Yupeng Zhang" w:date="2016-01-21T14:04:00Z">
        <w:r w:rsidR="003A66C7">
          <w:t>Secondary proxy</w:t>
        </w:r>
        <w:r w:rsidR="003A66C7" w:rsidRPr="302262DD">
          <w:rPr>
            <w:rPrChange w:id="48" w:author="Nancy I" w:date="2016-01-22T16:05:00Z">
              <w:rPr>
                <w:i/>
              </w:rPr>
            </w:rPrChange>
          </w:rPr>
          <w:fldChar w:fldCharType="end"/>
        </w:r>
      </w:ins>
      <w:ins w:id="49" w:author="Yupeng Zhang" w:date="2016-01-21T14:03:00Z">
        <w:r w:rsidR="003A66C7" w:rsidRPr="00630628">
          <w:rPr>
            <w:i/>
            <w:iCs/>
          </w:rPr>
          <w:t>]</w:t>
        </w:r>
        <w:r w:rsidR="003A66C7" w:rsidRPr="302262DD">
          <w:rPr>
            <w:i/>
            <w:iCs/>
            <w:rPrChange w:id="50" w:author="Nancy I" w:date="2016-01-22T16:05:00Z">
              <w:rPr/>
            </w:rPrChange>
          </w:rPr>
          <w:t xml:space="preserve">, </w:t>
        </w:r>
      </w:ins>
      <w:ins w:id="51" w:author="Yupeng Zhang" w:date="2016-01-21T14:04:00Z">
        <w:r w:rsidR="003A66C7" w:rsidRPr="00630628">
          <w:rPr>
            <w:i/>
            <w:iCs/>
          </w:rPr>
          <w:t>[</w:t>
        </w:r>
        <w:r w:rsidR="003A66C7" w:rsidRPr="302262DD">
          <w:rPr>
            <w:rPrChange w:id="52" w:author="Nancy I" w:date="2016-01-22T16:05:00Z">
              <w:rPr>
                <w:i/>
              </w:rPr>
            </w:rPrChange>
          </w:rPr>
          <w:fldChar w:fldCharType="begin"/>
        </w:r>
        <w:r w:rsidR="003A66C7">
          <w:rPr>
            <w:i/>
          </w:rPr>
          <w:instrText xml:space="preserve"> REF _Ref441148393 \h </w:instrText>
        </w:r>
      </w:ins>
      <w:r w:rsidR="003A66C7" w:rsidRPr="302262DD">
        <w:rPr>
          <w:rPrChange w:id="53" w:author="Nancy I" w:date="2016-01-22T16:05:00Z">
            <w:rPr/>
          </w:rPrChange>
        </w:rPr>
      </w:r>
      <w:r w:rsidR="003A66C7" w:rsidRPr="302262DD">
        <w:rPr>
          <w:i/>
        </w:rPr>
        <w:fldChar w:fldCharType="separate"/>
      </w:r>
      <w:ins w:id="54" w:author="Yupeng Zhang" w:date="2016-01-21T14:04:00Z">
        <w:r w:rsidR="003A66C7">
          <w:t>Physical proxy update</w:t>
        </w:r>
        <w:r w:rsidR="003A66C7" w:rsidRPr="302262DD">
          <w:rPr>
            <w:rPrChange w:id="55" w:author="Nancy I" w:date="2016-01-22T16:05:00Z">
              <w:rPr>
                <w:i/>
              </w:rPr>
            </w:rPrChange>
          </w:rPr>
          <w:fldChar w:fldCharType="end"/>
        </w:r>
        <w:r w:rsidR="003A66C7" w:rsidRPr="00630628">
          <w:rPr>
            <w:i/>
            <w:iCs/>
          </w:rPr>
          <w:t>]</w:t>
        </w:r>
      </w:ins>
      <w:ins w:id="56" w:author="Yupeng Zhang" w:date="2016-01-21T14:03:00Z">
        <w:r w:rsidR="003A66C7" w:rsidRPr="302262DD">
          <w:rPr>
            <w:i/>
            <w:iCs/>
            <w:rPrChange w:id="57" w:author="Nancy I" w:date="2016-01-22T16:05:00Z">
              <w:rPr/>
            </w:rPrChange>
          </w:rPr>
          <w:t xml:space="preserve">, and </w:t>
        </w:r>
      </w:ins>
      <w:ins w:id="58" w:author="Yupeng Zhang" w:date="2016-01-21T14:04:00Z">
        <w:r w:rsidR="003A66C7" w:rsidRPr="00630628">
          <w:rPr>
            <w:i/>
            <w:iCs/>
          </w:rPr>
          <w:t>[</w:t>
        </w:r>
        <w:r w:rsidR="003A66C7" w:rsidRPr="302262DD">
          <w:rPr>
            <w:rPrChange w:id="59" w:author="Nancy I" w:date="2016-01-22T16:05:00Z">
              <w:rPr>
                <w:i/>
              </w:rPr>
            </w:rPrChange>
          </w:rPr>
          <w:fldChar w:fldCharType="begin"/>
        </w:r>
        <w:r w:rsidR="003A66C7">
          <w:rPr>
            <w:i/>
          </w:rPr>
          <w:instrText xml:space="preserve"> REF _Ref441148398 \h </w:instrText>
        </w:r>
      </w:ins>
      <w:r w:rsidR="003A66C7" w:rsidRPr="302262DD">
        <w:rPr>
          <w:rPrChange w:id="60" w:author="Nancy I" w:date="2016-01-22T16:05:00Z">
            <w:rPr/>
          </w:rPrChange>
        </w:rPr>
      </w:r>
      <w:r w:rsidR="003A66C7" w:rsidRPr="302262DD">
        <w:rPr>
          <w:i/>
        </w:rPr>
        <w:fldChar w:fldCharType="separate"/>
      </w:r>
      <w:ins w:id="61" w:author="Yupeng Zhang" w:date="2016-01-21T14:04:00Z">
        <w:r w:rsidR="003A66C7">
          <w:t>Relationship between tangibles</w:t>
        </w:r>
        <w:r w:rsidR="003A66C7" w:rsidRPr="302262DD">
          <w:rPr>
            <w:rPrChange w:id="62" w:author="Nancy I" w:date="2016-01-22T16:05:00Z">
              <w:rPr>
                <w:i/>
              </w:rPr>
            </w:rPrChange>
          </w:rPr>
          <w:fldChar w:fldCharType="end"/>
        </w:r>
        <w:r w:rsidR="003A66C7" w:rsidRPr="00630628">
          <w:rPr>
            <w:i/>
            <w:iCs/>
          </w:rPr>
          <w:t xml:space="preserve">] </w:t>
        </w:r>
        <w:proofErr w:type="gramStart"/>
        <w:r w:rsidR="003A66C7" w:rsidRPr="00630628">
          <w:rPr>
            <w:i/>
            <w:iCs/>
          </w:rPr>
          <w:t>( you</w:t>
        </w:r>
        <w:proofErr w:type="gramEnd"/>
        <w:r w:rsidR="003A66C7" w:rsidRPr="00630628">
          <w:rPr>
            <w:i/>
            <w:iCs/>
          </w:rPr>
          <w:t xml:space="preserve"> can click the cross-link.</w:t>
        </w:r>
      </w:ins>
      <w:ins w:id="63" w:author="Yupeng Zhang" w:date="2016-01-21T14:05:00Z">
        <w:r w:rsidR="003A66C7" w:rsidRPr="00630628">
          <w:rPr>
            <w:i/>
            <w:iCs/>
          </w:rPr>
          <w:t xml:space="preserve"> The intro is not well-written yet.</w:t>
        </w:r>
      </w:ins>
    </w:p>
    <w:p w14:paraId="442409B0" w14:textId="307A2B5C" w:rsidR="004D4905" w:rsidRPr="004D4905" w:rsidDel="001A541D" w:rsidRDefault="004D4905">
      <w:pPr>
        <w:rPr>
          <w:del w:id="64" w:author="Yupeng Zhang" w:date="2016-01-20T17:15:00Z"/>
          <w:rPrChange w:id="65" w:author="Yupeng Zhang" w:date="2016-01-20T17:11:00Z">
            <w:rPr>
              <w:del w:id="66" w:author="Yupeng Zhang" w:date="2016-01-20T17:15:00Z"/>
            </w:rPr>
          </w:rPrChange>
        </w:rPr>
        <w:pPrChange w:id="67" w:author="Yupeng Zhang" w:date="2016-01-20T17:11:00Z">
          <w:pPr>
            <w:pStyle w:val="Heading1"/>
          </w:pPr>
        </w:pPrChange>
      </w:pPr>
    </w:p>
    <w:p w14:paraId="4C2751A8" w14:textId="18E7943F" w:rsidR="00E75AE5" w:rsidDel="004D4905" w:rsidRDefault="00A27A07">
      <w:pPr>
        <w:pStyle w:val="Body"/>
        <w:rPr>
          <w:del w:id="68" w:author="Yupeng Zhang" w:date="2016-01-20T17:10:00Z"/>
        </w:rPr>
      </w:pPr>
      <w:del w:id="69" w:author="Yupeng Zhang" w:date="2016-01-20T17:10:00Z">
        <w:r w:rsidDel="004D4905">
          <w:rPr>
            <w:rFonts w:hint="eastAsia"/>
            <w:lang w:eastAsia="zh-CN"/>
          </w:rPr>
          <w:delText>Our</w:delText>
        </w:r>
        <w:r w:rsidDel="004D4905">
          <w:rPr>
            <w:lang w:eastAsia="zh-CN"/>
          </w:rPr>
          <w:delText>… uses…blah blah</w:delText>
        </w:r>
        <w:r w:rsidR="00F8513B" w:rsidDel="004D4905">
          <w:rPr>
            <w:lang w:eastAsia="zh-CN"/>
          </w:rPr>
          <w:delText>.</w:delText>
        </w:r>
      </w:del>
    </w:p>
    <w:p w14:paraId="1B7468C9" w14:textId="3388D081" w:rsidR="00F8513B" w:rsidDel="004D4905" w:rsidRDefault="00F8513B">
      <w:pPr>
        <w:pStyle w:val="Body"/>
        <w:rPr>
          <w:del w:id="70" w:author="Yupeng Zhang" w:date="2016-01-20T17:11:00Z"/>
        </w:rPr>
        <w:pPrChange w:id="71" w:author="Yupeng Zhang" w:date="2016-01-20T17:10:00Z">
          <w:pPr>
            <w:pStyle w:val="Header1"/>
          </w:pPr>
        </w:pPrChange>
      </w:pPr>
    </w:p>
    <w:p w14:paraId="5BE496D3" w14:textId="77777777" w:rsidR="00F973F0" w:rsidRPr="00A27A07" w:rsidRDefault="00F973F0" w:rsidP="00DB1529">
      <w:pPr>
        <w:pStyle w:val="Heading1"/>
        <w:rPr>
          <w:lang w:eastAsia="zh-CN"/>
        </w:rPr>
      </w:pPr>
      <w:del w:id="72" w:author="Yupeng Zhang" w:date="2016-01-18T17:53:00Z">
        <w:r w:rsidRPr="00DB1529" w:rsidDel="00DB1529">
          <w:delText xml:space="preserve">1. </w:delText>
        </w:r>
      </w:del>
      <w:r w:rsidR="00112D9A" w:rsidRPr="00DB1529">
        <w:t>Introduction</w:t>
      </w:r>
      <w:bookmarkStart w:id="73" w:name="_GoBack"/>
      <w:bookmarkEnd w:id="73"/>
    </w:p>
    <w:p w14:paraId="6B7AF225" w14:textId="77777777" w:rsidR="00861795" w:rsidRDefault="00CA5A9C">
      <w:pPr>
        <w:pStyle w:val="Body"/>
      </w:pPr>
      <w:r>
        <w:t xml:space="preserve">Traditional </w:t>
      </w:r>
      <w:r w:rsidR="00861795">
        <w:t xml:space="preserve">3D model </w:t>
      </w:r>
      <w:r>
        <w:t>design process contains</w:t>
      </w:r>
      <w:r w:rsidR="00861795">
        <w:t xml:space="preserve"> steps of creating or importing digital </w:t>
      </w:r>
      <w:r>
        <w:t>model, create</w:t>
      </w:r>
      <w:r w:rsidR="00861795">
        <w:t xml:space="preserve"> physical-</w:t>
      </w:r>
      <w:r>
        <w:t xml:space="preserve">prototype, </w:t>
      </w:r>
      <w:r w:rsidR="00861795">
        <w:t>redesign the digital-</w:t>
      </w:r>
      <w:r>
        <w:t>model.</w:t>
      </w:r>
    </w:p>
    <w:p w14:paraId="66A858F2" w14:textId="77777777" w:rsidR="00861795" w:rsidRDefault="00861795">
      <w:pPr>
        <w:pStyle w:val="Body"/>
      </w:pPr>
      <w:r>
        <w:t>As the aspect of digital model creation, they are usually finished by modeler using keyboard and mouse, with 2D monitors. But the dimensional gap between the 3D model and 2D input and output device limited the productivity of the modeler. An inherit 3D working space is much friendly in the term of user interaction.</w:t>
      </w:r>
    </w:p>
    <w:p w14:paraId="63691E25" w14:textId="730D477E" w:rsidR="00C47FA5" w:rsidRDefault="00C47FA5">
      <w:pPr>
        <w:pStyle w:val="Body"/>
      </w:pPr>
      <w:proofErr w:type="gramStart"/>
      <w:r>
        <w:t>An</w:t>
      </w:r>
      <w:proofErr w:type="gramEnd"/>
      <w:r>
        <w:t xml:space="preserve"> proper physical proxy will help the mod</w:t>
      </w:r>
      <w:ins w:id="74" w:author="Guest" w:date="2016-01-19T00:17:00Z">
        <w:r w:rsidR="4ACE8B63">
          <w:t>el</w:t>
        </w:r>
      </w:ins>
      <w:del w:id="75" w:author="Guest" w:date="2016-01-19T00:17:00Z">
        <w:r w:rsidDel="4ACE8B63">
          <w:delText>le</w:delText>
        </w:r>
      </w:del>
      <w:r>
        <w:t xml:space="preserve">er to understand their working load better, and helps them to improve. Even more, a large group of 3D modeler insist to working with traditional form of clay to </w:t>
      </w:r>
      <w:del w:id="76" w:author="Yupeng Zhang" w:date="2016-01-19T12:14:00Z">
        <w:r w:rsidDel="00617E71">
          <w:delText>model ,</w:delText>
        </w:r>
      </w:del>
      <w:ins w:id="77" w:author="Yupeng Zhang" w:date="2016-01-19T12:14:00Z">
        <w:r w:rsidR="00617E71">
          <w:t>model,</w:t>
        </w:r>
      </w:ins>
      <w:r>
        <w:t xml:space="preserve"> and using 3D scanner to finish their digital design. But the physical sculpting ab</w:t>
      </w:r>
      <w:ins w:id="78" w:author="Guest" w:date="2016-01-19T00:17:00Z">
        <w:r w:rsidR="4ACE8B63">
          <w:t>i</w:t>
        </w:r>
      </w:ins>
      <w:r>
        <w:t>lity needs professional training, and are ext</w:t>
      </w:r>
      <w:ins w:id="79" w:author="Guest" w:date="2016-01-19T00:17:00Z">
        <w:r w:rsidR="4ACE8B63">
          <w:t>reme</w:t>
        </w:r>
      </w:ins>
      <w:del w:id="80" w:author="Guest" w:date="2016-01-19T00:17:00Z">
        <w:r w:rsidDel="4ACE8B63">
          <w:delText>erm</w:delText>
        </w:r>
      </w:del>
      <w:r>
        <w:t>ly bad at global changes such as copy-paste, change in the scale of the model.</w:t>
      </w:r>
    </w:p>
    <w:p w14:paraId="52B6504D" w14:textId="025B11EA" w:rsidR="00C47FA5" w:rsidRDefault="00C47FA5">
      <w:pPr>
        <w:pStyle w:val="Body"/>
      </w:pPr>
      <w:r>
        <w:t>Another trend recently is just the inverse direction, where people using quick fabr</w:t>
      </w:r>
      <w:ins w:id="81" w:author="Guest" w:date="2016-01-19T00:17:00Z">
        <w:r w:rsidR="4ACE8B63">
          <w:t>ica</w:t>
        </w:r>
      </w:ins>
      <w:del w:id="82" w:author="Guest" w:date="2016-01-19T00:17:00Z">
        <w:r w:rsidDel="4ACE8B63">
          <w:delText>ac</w:delText>
        </w:r>
      </w:del>
      <w:r>
        <w:t>tion tech</w:t>
      </w:r>
      <w:del w:id="83" w:author="Guest" w:date="2016-01-19T00:17:00Z">
        <w:r w:rsidDel="4ACE8B63">
          <w:delText>i</w:delText>
        </w:r>
      </w:del>
      <w:r>
        <w:t>niques like 3D printing to create the physical prototype in fast and easy manner. The built physical prototype helps them to understand the pot</w:t>
      </w:r>
      <w:del w:id="84" w:author="Guest" w:date="2016-01-19T00:17:00Z">
        <w:r w:rsidDel="4ACE8B63">
          <w:delText>i</w:delText>
        </w:r>
      </w:del>
      <w:r>
        <w:t>ential physical flaws in the design, and also allows them to observe the 3D model by using their hands: the best 3D input device.</w:t>
      </w:r>
    </w:p>
    <w:p w14:paraId="3733722A" w14:textId="26646949" w:rsidR="00C47FA5" w:rsidRDefault="00C47FA5">
      <w:pPr>
        <w:pStyle w:val="Body"/>
      </w:pPr>
      <w:del w:id="85" w:author="Yupeng Zhang" w:date="2016-01-19T12:14:00Z">
        <w:r w:rsidDel="008847BF">
          <w:delText>Further more</w:delText>
        </w:r>
      </w:del>
      <w:ins w:id="86" w:author="Yupeng Zhang" w:date="2016-01-19T12:14:00Z">
        <w:r w:rsidR="008847BF">
          <w:t>Furthermore</w:t>
        </w:r>
      </w:ins>
      <w:r>
        <w:t xml:space="preserve">, the modeler </w:t>
      </w:r>
      <w:del w:id="87" w:author="Yupeng Zhang" w:date="2016-01-19T12:14:00Z">
        <w:r w:rsidDel="008847BF">
          <w:delText>start</w:delText>
        </w:r>
      </w:del>
      <w:ins w:id="88" w:author="Yupeng Zhang" w:date="2016-01-19T12:14:00Z">
        <w:r w:rsidR="008847BF">
          <w:t>starts</w:t>
        </w:r>
      </w:ins>
      <w:r>
        <w:t xml:space="preserve"> to repeat this process and doing their design iteratively. </w:t>
      </w:r>
    </w:p>
    <w:p w14:paraId="4BAF8714" w14:textId="66E9D35B" w:rsidR="00CA5A9C" w:rsidRDefault="00C47FA5">
      <w:pPr>
        <w:pStyle w:val="Body"/>
      </w:pPr>
      <w:r>
        <w:t>Recently, m</w:t>
      </w:r>
      <w:r w:rsidR="00CA5A9C">
        <w:t xml:space="preserve">any people </w:t>
      </w:r>
      <w:del w:id="89" w:author="Yupeng Zhang" w:date="2016-01-18T18:24:00Z">
        <w:r w:rsidR="00CA5A9C" w:rsidDel="00856FFB">
          <w:delText xml:space="preserve">nowadays </w:delText>
        </w:r>
      </w:del>
      <w:r w:rsidR="00861795">
        <w:t>use</w:t>
      </w:r>
      <w:r w:rsidR="00CA5A9C">
        <w:t xml:space="preserve"> 3D printing for the prototype since it is a faster and cheaper approach to create real world object from given 3D model. In this process, most of the prototype will be treated as waste. The longer the design process and the more changes required, the more </w:t>
      </w:r>
      <w:r w:rsidR="00484B22">
        <w:t xml:space="preserve">waste will be produced. </w:t>
      </w:r>
    </w:p>
    <w:p w14:paraId="27DDF198" w14:textId="1878D3E4" w:rsidR="00F973F0" w:rsidRDefault="00CA5A9C">
      <w:pPr>
        <w:pStyle w:val="Body"/>
      </w:pPr>
      <w:r>
        <w:t xml:space="preserve">Our goal is to change the process of </w:t>
      </w:r>
      <w:ins w:id="90" w:author="Yupeng Zhang" w:date="2016-01-18T17:17:00Z">
        <w:r w:rsidR="00C47FA5">
          <w:t xml:space="preserve">iterative design </w:t>
        </w:r>
      </w:ins>
      <w:del w:id="91" w:author="Yupeng Zhang" w:date="2016-01-18T17:17:00Z">
        <w:r w:rsidDel="00C47FA5">
          <w:delText xml:space="preserve">fabrication </w:delText>
        </w:r>
      </w:del>
      <w:r>
        <w:t xml:space="preserve">by introducing </w:t>
      </w:r>
      <w:proofErr w:type="gramStart"/>
      <w:r>
        <w:t>ours</w:t>
      </w:r>
      <w:proofErr w:type="gramEnd"/>
      <w:r>
        <w:t xml:space="preserve"> system that allows the user to see the </w:t>
      </w:r>
      <w:ins w:id="92" w:author="Yupeng Zhang" w:date="2016-01-18T17:18:00Z">
        <w:r w:rsidR="00C47FA5">
          <w:t xml:space="preserve">digital changes they made for </w:t>
        </w:r>
      </w:ins>
      <w:r>
        <w:t xml:space="preserve">model </w:t>
      </w:r>
      <w:ins w:id="93" w:author="Yupeng Zhang" w:date="2016-01-18T17:18:00Z">
        <w:r w:rsidR="00C47FA5">
          <w:t xml:space="preserve">directly in their </w:t>
        </w:r>
        <w:r w:rsidR="00C47FA5">
          <w:t>physical p</w:t>
        </w:r>
      </w:ins>
      <w:ins w:id="94" w:author="Nancy I" w:date="2016-01-21T02:16:00Z">
        <w:r w:rsidR="2F2753F3">
          <w:t>rot</w:t>
        </w:r>
      </w:ins>
      <w:ins w:id="95" w:author="Yupeng Zhang" w:date="2016-01-18T17:18:00Z">
        <w:del w:id="96" w:author="Nancy I" w:date="2016-01-21T02:16:00Z">
          <w:r w:rsidR="00C47FA5" w:rsidDel="2F2753F3">
            <w:delText>or</w:delText>
          </w:r>
        </w:del>
        <w:r w:rsidR="00C47FA5">
          <w:t xml:space="preserve">otype, and, using their physical </w:t>
        </w:r>
      </w:ins>
      <w:ins w:id="97" w:author="Yupeng Zhang" w:date="2016-01-18T17:19:00Z">
        <w:r w:rsidR="00C47FA5">
          <w:t>prototype as</w:t>
        </w:r>
      </w:ins>
      <w:ins w:id="98" w:author="Yupeng Zhang" w:date="2016-01-18T17:18:00Z">
        <w:r w:rsidR="00C47FA5">
          <w:t xml:space="preserve"> the proxy to help t</w:t>
        </w:r>
      </w:ins>
      <w:ins w:id="99" w:author="Yupeng Zhang" w:date="2016-01-18T17:19:00Z">
        <w:r w:rsidR="00C47FA5">
          <w:t>heir digital design. And we use the fast 3D printing technique to re-fabr</w:t>
        </w:r>
        <w:del w:id="100" w:author="Guest" w:date="2016-01-19T00:17:00Z">
          <w:r w:rsidR="00C47FA5" w:rsidDel="4ACE8B63">
            <w:delText>a</w:delText>
          </w:r>
        </w:del>
        <w:r w:rsidR="00C47FA5">
          <w:t xml:space="preserve">icate the physical prototype </w:t>
        </w:r>
        <w:r w:rsidR="00711C6B">
          <w:t xml:space="preserve">when </w:t>
        </w:r>
      </w:ins>
      <w:ins w:id="101" w:author="Yupeng Zhang" w:date="2016-01-18T17:20:00Z">
        <w:r w:rsidR="00711C6B">
          <w:t xml:space="preserve">the changes have made the physical prototype outdated and or proper to use as the proxy. </w:t>
        </w:r>
      </w:ins>
      <w:del w:id="102" w:author="Yupeng Zhang" w:date="2016-01-18T17:19:00Z">
        <w:r w:rsidDel="00C47FA5">
          <w:delText>before they are created, and act as a midpoint in the design process.</w:delText>
        </w:r>
        <w:r w:rsidR="00484B22" w:rsidDel="00C47FA5">
          <w:delText xml:space="preserve"> </w:delText>
        </w:r>
      </w:del>
      <w:r w:rsidR="00484B22">
        <w:t>We believe that our system can significantly reduce the amount of waste prototype</w:t>
      </w:r>
      <w:ins w:id="103" w:author="Yupeng Zhang" w:date="2016-01-18T17:20:00Z">
        <w:r w:rsidR="00711C6B">
          <w:t>s</w:t>
        </w:r>
      </w:ins>
      <w:r w:rsidR="00484B22">
        <w:t xml:space="preserve"> and </w:t>
      </w:r>
      <w:ins w:id="104" w:author="Yupeng Zhang" w:date="2016-01-18T17:20:00Z">
        <w:r w:rsidR="00711C6B">
          <w:t xml:space="preserve">achieve more accurate </w:t>
        </w:r>
      </w:ins>
      <w:r w:rsidR="00484B22">
        <w:t xml:space="preserve">quicker design process </w:t>
      </w:r>
      <w:del w:id="105" w:author="Yupeng Zhang" w:date="2016-01-18T17:21:00Z">
        <w:r w:rsidR="00484B22" w:rsidDel="00711C6B">
          <w:delText>when the 3D print time gets faster</w:delText>
        </w:r>
      </w:del>
      <w:ins w:id="106" w:author="Yupeng Zhang" w:date="2016-01-18T17:21:00Z">
        <w:r w:rsidR="00711C6B">
          <w:t>for 3D model creation and editing task</w:t>
        </w:r>
      </w:ins>
      <w:r w:rsidR="00484B22">
        <w:t>.</w:t>
      </w:r>
    </w:p>
    <w:p w14:paraId="088A1A35" w14:textId="04C2FCD1" w:rsidR="00484B22" w:rsidDel="0014636A" w:rsidRDefault="00484B22">
      <w:pPr>
        <w:pStyle w:val="Body"/>
        <w:rPr>
          <w:del w:id="107" w:author="Unknown"/>
        </w:rPr>
        <w:pPrChange w:id="108" w:author="Yupeng Zhang" w:date="2016-01-18T17:57:00Z">
          <w:pPr>
            <w:pStyle w:val="Heading2"/>
          </w:pPr>
        </w:pPrChange>
      </w:pPr>
      <w:r>
        <w:t>Our system allows the user to see the changes of a</w:t>
      </w:r>
      <w:r w:rsidR="00C708AB">
        <w:t>n</w:t>
      </w:r>
      <w:r>
        <w:t xml:space="preserve"> object dynamically through the display </w:t>
      </w:r>
    </w:p>
    <w:p w14:paraId="351C0965" w14:textId="0C04D9A0" w:rsidR="00912855" w:rsidDel="0014636A" w:rsidRDefault="00912855">
      <w:pPr>
        <w:pStyle w:val="Body"/>
        <w:rPr>
          <w:del w:id="109" w:author="Yupeng Zhang" w:date="2016-01-18T17:57:00Z"/>
        </w:rPr>
      </w:pPr>
    </w:p>
    <w:p w14:paraId="0FA12CA1" w14:textId="0BD849DD" w:rsidR="00F973F0" w:rsidDel="0014636A" w:rsidRDefault="00F973F0">
      <w:pPr>
        <w:pStyle w:val="Body"/>
        <w:rPr>
          <w:del w:id="110" w:author="Yupeng Zhang" w:date="2016-01-18T17:58:00Z"/>
        </w:rPr>
        <w:pPrChange w:id="111" w:author="Yupeng Zhang" w:date="2016-01-18T17:57:00Z">
          <w:pPr>
            <w:pStyle w:val="Heading2"/>
          </w:pPr>
        </w:pPrChange>
      </w:pPr>
      <w:del w:id="112" w:author="Yupeng Zhang" w:date="2016-01-18T17:53:00Z">
        <w:r w:rsidDel="00DB1529">
          <w:delText xml:space="preserve">1.1. </w:delText>
        </w:r>
      </w:del>
      <w:del w:id="113" w:author="Yupeng Zhang" w:date="2016-01-18T17:57:00Z">
        <w:r w:rsidDel="0014636A">
          <w:delText>Header</w:delText>
        </w:r>
      </w:del>
    </w:p>
    <w:p w14:paraId="3539D429" w14:textId="77777777" w:rsidR="00F973F0" w:rsidDel="00711C6B" w:rsidRDefault="00F973F0">
      <w:pPr>
        <w:pStyle w:val="Body"/>
        <w:rPr>
          <w:del w:id="114" w:author="Yupeng Zhang" w:date="2016-01-18T17:22:00Z"/>
        </w:rPr>
      </w:pPr>
      <w:del w:id="115" w:author="Yupeng Zhang" w:date="2016-01-18T17:22:00Z">
        <w:r w:rsidDel="00711C6B">
          <w:delText xml:space="preserve">Two lampstands mostly annoyingly towed almost purple pawnbrokers, although Quark sacrificed five progressive </w:delText>
        </w:r>
      </w:del>
    </w:p>
    <w:p w14:paraId="068D012A" w14:textId="77777777" w:rsidR="00B173CA" w:rsidRDefault="00B173CA">
      <w:pPr>
        <w:pStyle w:val="Body"/>
      </w:pPr>
    </w:p>
    <w:p w14:paraId="6A725AAF" w14:textId="1D978171" w:rsidR="00E75AE5" w:rsidDel="312E84F0" w:rsidRDefault="00912855">
      <w:pPr>
        <w:pStyle w:val="Heading1"/>
        <w:rPr>
          <w:ins w:id="116" w:author="Yupeng Zhang" w:date="2016-01-19T11:30:00Z"/>
          <w:del w:id="117" w:author="Nancy I" w:date="2016-02-23T19:03:00Z"/>
        </w:rPr>
      </w:pPr>
      <w:del w:id="118" w:author="Yupeng Zhang" w:date="2016-01-18T17:54:00Z">
        <w:r w:rsidDel="00DB1529">
          <w:delText>2</w:delText>
        </w:r>
        <w:r w:rsidR="00E75AE5" w:rsidDel="00DB1529">
          <w:delText xml:space="preserve">. </w:delText>
        </w:r>
      </w:del>
      <w:del w:id="119" w:author="Yupeng Zhang" w:date="2016-01-18T18:26:00Z">
        <w:r w:rsidR="00112D9A" w:rsidDel="00856FFB">
          <w:delText>Background</w:delText>
        </w:r>
      </w:del>
      <w:ins w:id="120" w:author="Yupeng Zhang" w:date="2016-01-18T18:26:00Z">
        <w:r w:rsidR="00856FFB">
          <w:t>Related Work</w:t>
        </w:r>
      </w:ins>
    </w:p>
    <w:p w14:paraId="1B1E1905" w14:textId="579D2366" w:rsidR="00990648" w:rsidDel="312E84F0" w:rsidRDefault="00990648">
      <w:pPr>
        <w:pStyle w:val="Body"/>
        <w:numPr>
          <w:ilvl w:val="0"/>
          <w:numId w:val="9"/>
        </w:numPr>
        <w:rPr>
          <w:ins w:id="121" w:author="Yupeng Zhang" w:date="2016-01-19T11:30:00Z"/>
          <w:del w:id="122" w:author="Nancy I" w:date="2016-02-23T19:03:00Z"/>
        </w:rPr>
        <w:pPrChange w:id="123" w:author="Yupeng Zhang" w:date="2016-01-19T11:30:00Z">
          <w:pPr>
            <w:pStyle w:val="Body"/>
          </w:pPr>
        </w:pPrChange>
      </w:pPr>
      <w:ins w:id="124" w:author="Yupeng Zhang" w:date="2016-01-19T11:30:00Z">
        <w:del w:id="125" w:author="Nancy I" w:date="2016-02-23T19:03:00Z">
          <w:r w:rsidDel="312E84F0">
            <w:delText>Physical proxy and tangible interfaces:</w:delText>
          </w:r>
        </w:del>
      </w:ins>
    </w:p>
    <w:p w14:paraId="18ECADDE" w14:textId="3672D80D" w:rsidR="00990648" w:rsidDel="3E8CBB72" w:rsidRDefault="00990648">
      <w:pPr>
        <w:pStyle w:val="Body"/>
        <w:numPr>
          <w:ilvl w:val="0"/>
          <w:numId w:val="9"/>
        </w:numPr>
        <w:rPr>
          <w:ins w:id="126" w:author="Yupeng Zhang" w:date="2016-01-19T11:30:00Z"/>
          <w:del w:id="127" w:author="Nancy I" w:date="2016-01-22T16:52:00Z"/>
        </w:rPr>
        <w:pPrChange w:id="128" w:author="Yupeng Zhang" w:date="2016-01-19T11:30:00Z">
          <w:pPr>
            <w:pStyle w:val="Body"/>
          </w:pPr>
        </w:pPrChange>
      </w:pPr>
      <w:ins w:id="129" w:author="Yupeng Zhang" w:date="2016-01-19T11:30:00Z">
        <w:del w:id="130" w:author="Nancy I" w:date="2016-01-22T16:52:00Z">
          <w:r w:rsidDel="3E8CBB72">
            <w:delText>Second-surface</w:delText>
          </w:r>
          <w:r w:rsidRPr="0CAE5C92" w:rsidDel="3E8CBB72">
            <w:delText>,</w:delText>
          </w:r>
          <w:r w:rsidRPr="00C909E3" w:rsidDel="3E8CBB72">
            <w:delText xml:space="preserve"> </w:delText>
          </w:r>
          <w:r w:rsidDel="3E8CBB72">
            <w:delText>Gravity sketch,</w:delText>
          </w:r>
          <w:r w:rsidRPr="00C909E3" w:rsidDel="3E8CBB72">
            <w:delText xml:space="preserve"> </w:delText>
          </w:r>
          <w:r w:rsidDel="3E8CBB72">
            <w:delText>Hive 3</w:delText>
          </w:r>
        </w:del>
      </w:ins>
      <w:ins w:id="131" w:author="Yupeng Zhang" w:date="2016-01-19T12:15:00Z">
        <w:del w:id="132" w:author="Nancy I" w:date="2016-01-22T16:52:00Z">
          <w:r w:rsidR="00617E71" w:rsidDel="3E8CBB72">
            <w:delText>D:</w:delText>
          </w:r>
        </w:del>
      </w:ins>
      <w:ins w:id="133" w:author="Yupeng Zhang" w:date="2016-01-19T11:30:00Z">
        <w:del w:id="134" w:author="Nancy I" w:date="2016-01-22T16:52:00Z">
          <w:r w:rsidDel="3E8CBB72">
            <w:delText xml:space="preserve"> 2D-AR interface for sketching curves in 3D</w:delText>
          </w:r>
        </w:del>
      </w:ins>
    </w:p>
    <w:p w14:paraId="4AD6E31B" w14:textId="77777777" w:rsidR="00990648" w:rsidDel="0E211138" w:rsidRDefault="00990648">
      <w:pPr>
        <w:pStyle w:val="Body"/>
        <w:numPr>
          <w:ilvl w:val="0"/>
          <w:numId w:val="9"/>
        </w:numPr>
        <w:rPr>
          <w:ins w:id="135" w:author="Yupeng Zhang" w:date="2016-01-19T11:30:00Z"/>
          <w:del w:id="136" w:author="Nancy I" w:date="2016-01-22T16:52:00Z"/>
        </w:rPr>
        <w:pPrChange w:id="137" w:author="Yupeng Zhang" w:date="2016-01-19T11:30:00Z">
          <w:pPr>
            <w:pStyle w:val="Body"/>
          </w:pPr>
        </w:pPrChange>
      </w:pPr>
      <w:ins w:id="138" w:author="Yupeng Zhang" w:date="2016-01-19T11:30:00Z">
        <w:del w:id="139" w:author="Nancy I" w:date="2016-01-22T16:52:00Z">
          <w:r w:rsidDel="0E211138">
            <w:delText>Sculpting by numbers, tangible interface with AR</w:delText>
          </w:r>
        </w:del>
      </w:ins>
    </w:p>
    <w:p w14:paraId="30D36B43" w14:textId="77777777" w:rsidR="00990648" w:rsidDel="15298333" w:rsidRDefault="00990648">
      <w:pPr>
        <w:pStyle w:val="Body"/>
        <w:numPr>
          <w:ilvl w:val="0"/>
          <w:numId w:val="9"/>
        </w:numPr>
        <w:rPr>
          <w:ins w:id="140" w:author="Yupeng Zhang" w:date="2016-01-19T11:30:00Z"/>
          <w:del w:id="141" w:author="Nancy I" w:date="2016-01-22T16:57:00Z"/>
        </w:rPr>
        <w:pPrChange w:id="142" w:author="Yupeng Zhang" w:date="2016-01-19T11:30:00Z">
          <w:pPr>
            <w:pStyle w:val="Body"/>
          </w:pPr>
        </w:pPrChange>
      </w:pPr>
      <w:ins w:id="143" w:author="Yupeng Zhang" w:date="2016-01-19T11:30:00Z">
        <w:del w:id="144" w:author="Nancy I" w:date="2016-01-22T16:57:00Z">
          <w:r w:rsidDel="15298333">
            <w:delText>Encore, fabrication tech</w:delText>
          </w:r>
        </w:del>
      </w:ins>
    </w:p>
    <w:p w14:paraId="39C6A4C2" w14:textId="77777777" w:rsidR="00990648" w:rsidDel="312E84F0" w:rsidRDefault="00990648">
      <w:pPr>
        <w:pStyle w:val="Body"/>
        <w:numPr>
          <w:ilvl w:val="0"/>
          <w:numId w:val="9"/>
        </w:numPr>
        <w:rPr>
          <w:ins w:id="145" w:author="Yupeng Zhang" w:date="2016-01-19T11:30:00Z"/>
          <w:del w:id="146" w:author="Nancy I" w:date="2016-02-23T19:03:00Z"/>
        </w:rPr>
        <w:pPrChange w:id="147" w:author="Yupeng Zhang" w:date="2016-01-19T11:30:00Z">
          <w:pPr>
            <w:pStyle w:val="Body"/>
          </w:pPr>
        </w:pPrChange>
      </w:pPr>
      <w:ins w:id="148" w:author="Yupeng Zhang" w:date="2016-01-19T11:30:00Z">
        <w:del w:id="149" w:author="Nancy I" w:date="2016-02-23T19:03:00Z">
          <w:r w:rsidDel="312E84F0">
            <w:delText>Mockup builder, sub-3D interface on table top</w:delText>
          </w:r>
        </w:del>
      </w:ins>
    </w:p>
    <w:p w14:paraId="584D9A0D" w14:textId="389F2D80" w:rsidR="00990648" w:rsidRPr="0028187A" w:rsidRDefault="00990648" w:rsidP="312E84F0">
      <w:pPr>
        <w:pStyle w:val="Heading1"/>
        <w:rPr>
          <w:ins w:id="150" w:author="Nancy I" w:date="2016-02-23T18:57:00Z"/>
        </w:rPr>
      </w:pPr>
      <w:ins w:id="151" w:author="Yupeng Zhang" w:date="2016-01-19T11:30:00Z">
        <w:del w:id="152" w:author="Nancy I" w:date="2016-02-23T19:03:00Z">
          <w:r w:rsidDel="312E84F0">
            <w:delText>ILove</w:delText>
          </w:r>
        </w:del>
      </w:ins>
      <w:ins w:id="153" w:author="Yupeng Zhang" w:date="2016-01-21T10:53:00Z">
        <w:del w:id="154" w:author="Nancy I" w:date="2016-02-23T19:03:00Z">
          <w:r w:rsidR="003D035F" w:rsidDel="312E84F0">
            <w:delText>S</w:delText>
          </w:r>
        </w:del>
      </w:ins>
      <w:ins w:id="155" w:author="Yupeng Zhang" w:date="2016-01-19T11:30:00Z">
        <w:del w:id="156" w:author="Nancy I" w:date="2016-02-23T19:03:00Z">
          <w:r w:rsidDel="312E84F0">
            <w:delText>ketch, Teddy, 2D sketch interface</w:delText>
          </w:r>
        </w:del>
      </w:ins>
    </w:p>
    <w:p w14:paraId="44FF62F7" w14:textId="1A8762A2" w:rsidR="58588F6D" w:rsidRDefault="58588F6D">
      <w:pPr>
        <w:pStyle w:val="Body"/>
        <w:pPrChange w:id="157" w:author="Nancy I" w:date="2016-02-23T18:57:00Z">
          <w:pPr/>
        </w:pPrChange>
      </w:pPr>
      <w:ins w:id="158" w:author="Nancy I" w:date="2016-02-23T18:57:00Z">
        <w:r>
          <w:t>3D printing and fabrication technology are rapidly gaining ground in the modern world. Encore</w:t>
        </w:r>
        <w:r w:rsidRPr="6F56215D">
          <w:t xml:space="preserve">: </w:t>
        </w:r>
        <w:r w:rsidRPr="58588F6D">
          <w:rPr>
            <w:rFonts w:eastAsia="Times" w:cs="Times"/>
            <w:rPrChange w:id="159" w:author="Nancy I" w:date="2016-02-23T18:57:00Z">
              <w:rPr/>
            </w:rPrChange>
          </w:rPr>
          <w:t>3D printed augmentation of everyday objects with printed-over, affixed and interlocked attachments</w:t>
        </w:r>
        <w:r w:rsidRPr="6F56215D">
          <w:t xml:space="preserve"> [</w:t>
        </w:r>
        <w:r>
          <w:t>11] explores 3D-printing attachments to existing objects rather than 3D</w:t>
        </w:r>
        <w:r w:rsidRPr="6F56215D">
          <w:t>-</w:t>
        </w:r>
        <w:r>
          <w:t>printing entire objects from scratch. Attachment techniques are discussed, but it doesn't touch upon modelling interfaces for such attachments, which is our focus in this paper.</w:t>
        </w:r>
      </w:ins>
    </w:p>
    <w:p w14:paraId="1D3196CF" w14:textId="5D5770F0" w:rsidR="7D1AABFA" w:rsidRDefault="6F56215D">
      <w:pPr>
        <w:pStyle w:val="Body"/>
        <w:rPr>
          <w:ins w:id="160" w:author="Nancy I" w:date="2016-01-21T19:54:00Z"/>
        </w:rPr>
        <w:pPrChange w:id="161" w:author="Nancy I" w:date="2016-01-21T02:20:00Z">
          <w:pPr/>
        </w:pPrChange>
      </w:pPr>
      <w:ins w:id="162" w:author="Nancy I" w:date="2016-02-23T18:58:00Z">
        <w:r>
          <w:t>S</w:t>
        </w:r>
      </w:ins>
      <w:ins w:id="163" w:author="Nancy I" w:date="2016-02-23T18:59:00Z">
        <w:r w:rsidR="0C944098">
          <w:t xml:space="preserve">ince a physical object is part of the design process by the definition of the problem, it </w:t>
        </w:r>
        <w:r w:rsidR="237358E9">
          <w:t>seems fitting to make use of augmented reality.</w:t>
        </w:r>
      </w:ins>
      <w:ins w:id="164" w:author="Nancy I" w:date="2016-02-23T19:00:00Z">
        <w:r w:rsidR="3AACB43F" w:rsidRPr="312E84F0">
          <w:t xml:space="preserve"> </w:t>
        </w:r>
        <w:r w:rsidR="670D29B8" w:rsidRPr="670D29B8">
          <w:t xml:space="preserve">Augmented reality sketching </w:t>
        </w:r>
      </w:ins>
      <w:ins w:id="165" w:author="Nancy I" w:date="2016-02-23T19:01:00Z">
        <w:r w:rsidR="61957CFB" w:rsidRPr="61957CFB">
          <w:t xml:space="preserve">interfaces have been explored in the literature. </w:t>
        </w:r>
      </w:ins>
      <w:ins w:id="166" w:author="Nancy I" w:date="2016-01-21T02:20:00Z">
        <w:r w:rsidR="7D1AABFA">
          <w:t>Second Surfa</w:t>
        </w:r>
      </w:ins>
      <w:ins w:id="167" w:author="Nancy I" w:date="2016-01-21T02:21:00Z">
        <w:r w:rsidR="59C1354D">
          <w:t xml:space="preserve">ce </w:t>
        </w:r>
      </w:ins>
      <w:ins w:id="168" w:author="Nancy I" w:date="2016-01-21T02:22:00Z">
        <w:r w:rsidR="4BDE2713">
          <w:t xml:space="preserve">[7] </w:t>
        </w:r>
        <w:r w:rsidR="59C1354D">
          <w:t>is an augmented</w:t>
        </w:r>
      </w:ins>
      <w:ins w:id="169" w:author="Nancy I" w:date="2016-01-21T02:21:00Z">
        <w:r w:rsidR="55572E79" w:rsidRPr="312E84F0">
          <w:t xml:space="preserve"> </w:t>
        </w:r>
        <w:r w:rsidR="59C1354D">
          <w:t xml:space="preserve">reality </w:t>
        </w:r>
      </w:ins>
      <w:ins w:id="170" w:author="Nancy I" w:date="2016-01-21T02:22:00Z">
        <w:r w:rsidR="628FAC85">
          <w:t xml:space="preserve">system </w:t>
        </w:r>
      </w:ins>
      <w:ins w:id="171" w:author="Nancy I" w:date="2016-01-21T02:21:00Z">
        <w:r w:rsidR="59C1354D">
          <w:t xml:space="preserve">where users can draw on top of their physical </w:t>
        </w:r>
        <w:r w:rsidR="55572E79">
          <w:t>surroundings, using a tablet</w:t>
        </w:r>
        <w:r w:rsidR="55572E79" w:rsidRPr="312E84F0">
          <w:t xml:space="preserve"> </w:t>
        </w:r>
      </w:ins>
      <w:ins w:id="172" w:author="Nancy I" w:date="2016-01-21T02:22:00Z">
        <w:r w:rsidR="4BDE2713">
          <w:t>with a touchscreen as a physical proxy</w:t>
        </w:r>
      </w:ins>
      <w:ins w:id="173" w:author="Nancy I" w:date="2016-01-21T02:23:00Z">
        <w:r w:rsidR="1201C6BE">
          <w:t>— the dr</w:t>
        </w:r>
        <w:r w:rsidR="77FD4122">
          <w:t xml:space="preserve">awn objects can be placed in 3D </w:t>
        </w:r>
      </w:ins>
      <w:ins w:id="174" w:author="Nancy I" w:date="2016-01-21T02:24:00Z">
        <w:r w:rsidR="1FAF0D74">
          <w:t xml:space="preserve">space, but seeing as the physical proxy is flat, they </w:t>
        </w:r>
      </w:ins>
      <w:ins w:id="175" w:author="Nancy I" w:date="2016-01-22T16:05:00Z">
        <w:r w:rsidR="302262DD">
          <w:t xml:space="preserve">are </w:t>
        </w:r>
      </w:ins>
      <w:ins w:id="176" w:author="Nancy I" w:date="2016-01-21T02:24:00Z">
        <w:r w:rsidR="28444008">
          <w:t>typically not 3D objects themselves.</w:t>
        </w:r>
      </w:ins>
    </w:p>
    <w:p w14:paraId="32B8BC79" w14:textId="0AF0ED28" w:rsidR="1AE345F3" w:rsidDel="32A68EE4" w:rsidRDefault="1AE345F3">
      <w:pPr>
        <w:pStyle w:val="Body"/>
        <w:rPr>
          <w:del w:id="177" w:author="Nancy I" w:date="2016-01-22T16:23:00Z"/>
        </w:rPr>
        <w:pPrChange w:id="178" w:author="Nancy I" w:date="2016-01-21T19:54:00Z">
          <w:pPr/>
        </w:pPrChange>
      </w:pPr>
      <w:ins w:id="179" w:author="Nancy I" w:date="2016-01-21T19:54:00Z">
        <w:r>
          <w:t>Hybrid</w:t>
        </w:r>
      </w:ins>
      <w:ins w:id="180" w:author="Nancy I" w:date="2016-01-21T19:55:00Z">
        <w:r w:rsidR="710631DB" w:rsidRPr="5AA1CA11">
          <w:t xml:space="preserve"> </w:t>
        </w:r>
        <w:r w:rsidR="194175B2">
          <w:t xml:space="preserve">Virtual Environment 3D (Hyve-3D) </w:t>
        </w:r>
      </w:ins>
      <w:ins w:id="181" w:author="Nancy I" w:date="2016-01-21T19:57:00Z">
        <w:r w:rsidR="77367EAE" w:rsidRPr="5AA1CA11">
          <w:t>[</w:t>
        </w:r>
        <w:r w:rsidR="42FBBBB2">
          <w:t>8]</w:t>
        </w:r>
        <w:r w:rsidR="77367EAE" w:rsidRPr="5AA1CA11">
          <w:t xml:space="preserve"> </w:t>
        </w:r>
      </w:ins>
      <w:ins w:id="182" w:author="Nancy I" w:date="2016-01-21T19:55:00Z">
        <w:r w:rsidR="194175B2">
          <w:t xml:space="preserve">is another </w:t>
        </w:r>
      </w:ins>
      <w:ins w:id="183" w:author="Nancy I" w:date="2016-01-21T19:57:00Z">
        <w:r w:rsidR="42FBBBB2">
          <w:t>augmented reality sketching interface</w:t>
        </w:r>
      </w:ins>
      <w:ins w:id="184" w:author="Nancy I" w:date="2016-01-22T16:22:00Z">
        <w:r w:rsidR="4883E6C4">
          <w:t xml:space="preserve"> using</w:t>
        </w:r>
      </w:ins>
      <w:ins w:id="185" w:author="Nancy I" w:date="2016-01-22T16:23:00Z">
        <w:r w:rsidR="32A68EE4">
          <w:t xml:space="preserve"> a tablet</w:t>
        </w:r>
        <w:r w:rsidR="4883E6C4">
          <w:t xml:space="preserve">, where </w:t>
        </w:r>
        <w:r w:rsidR="32A68EE4">
          <w:t>th</w:t>
        </w:r>
      </w:ins>
      <w:ins w:id="186" w:author="Nancy I" w:date="2016-01-22T16:09:00Z">
        <w:r w:rsidR="2A37CF08">
          <w:t>e 2D drawing plane</w:t>
        </w:r>
      </w:ins>
      <w:ins w:id="187" w:author="Nancy I" w:date="2016-01-22T16:29:00Z">
        <w:r w:rsidR="1945E1B8">
          <w:t>s</w:t>
        </w:r>
      </w:ins>
      <w:ins w:id="188" w:author="Nancy I" w:date="2016-01-22T16:09:00Z">
        <w:r w:rsidR="2A37CF08" w:rsidRPr="5AA1CA11">
          <w:t xml:space="preserve"> </w:t>
        </w:r>
      </w:ins>
      <w:ins w:id="189" w:author="Nancy I" w:date="2016-01-22T16:23:00Z">
        <w:r w:rsidR="32A68EE4">
          <w:t>either follow the tablet in 6DOF</w:t>
        </w:r>
      </w:ins>
      <w:ins w:id="190" w:author="Nancy I" w:date="2016-01-22T16:27:00Z">
        <w:r w:rsidR="6E177CBA" w:rsidRPr="5AA1CA11">
          <w:t>,</w:t>
        </w:r>
      </w:ins>
      <w:ins w:id="191" w:author="Nancy I" w:date="2016-01-22T16:28:00Z">
        <w:r w:rsidR="776496CD">
          <w:t xml:space="preserve"> or follow the position but ignore the rotation (allowing work in parallel planes). </w:t>
        </w:r>
      </w:ins>
    </w:p>
    <w:p w14:paraId="078CD3DC" w14:textId="66D7989D" w:rsidR="32A68EE4" w:rsidRDefault="32A68EE4">
      <w:pPr>
        <w:pStyle w:val="Body"/>
        <w:rPr>
          <w:ins w:id="192" w:author="Nancy I" w:date="2016-01-22T16:36:00Z"/>
        </w:rPr>
        <w:pPrChange w:id="193" w:author="Nancy I" w:date="2016-01-22T16:23:00Z">
          <w:pPr/>
        </w:pPrChange>
      </w:pPr>
    </w:p>
    <w:p w14:paraId="6A99286B" w14:textId="08326410" w:rsidR="78106D79" w:rsidRDefault="3E8CBB72">
      <w:pPr>
        <w:pStyle w:val="Body"/>
        <w:rPr>
          <w:ins w:id="194" w:author="Nancy I" w:date="2016-01-22T16:52:00Z"/>
        </w:rPr>
        <w:pPrChange w:id="195" w:author="Nancy I" w:date="2016-01-22T16:36:00Z">
          <w:pPr/>
        </w:pPrChange>
      </w:pPr>
      <w:ins w:id="196" w:author="Nancy I" w:date="2016-01-22T16:52:00Z">
        <w:r>
          <w:t xml:space="preserve">More tangible </w:t>
        </w:r>
      </w:ins>
      <w:ins w:id="197" w:author="Nancy I" w:date="2016-01-22T16:51:00Z">
        <w:r w:rsidR="233BD287">
          <w:t xml:space="preserve">interfaces for modelling have been explored; </w:t>
        </w:r>
        <w:r w:rsidR="68F02D19">
          <w:t>i</w:t>
        </w:r>
      </w:ins>
      <w:ins w:id="198" w:author="Nancy I" w:date="2016-01-22T16:36:00Z">
        <w:r w:rsidR="47890094">
          <w:t xml:space="preserve">n Sculpting </w:t>
        </w:r>
        <w:proofErr w:type="gramStart"/>
        <w:r w:rsidR="47890094">
          <w:t>By</w:t>
        </w:r>
        <w:proofErr w:type="gramEnd"/>
        <w:r w:rsidR="47890094">
          <w:t xml:space="preserve"> Numbers [</w:t>
        </w:r>
      </w:ins>
      <w:ins w:id="199" w:author="Nancy I" w:date="2016-01-22T16:50:00Z">
        <w:r w:rsidR="7A3BE29C">
          <w:t>10</w:t>
        </w:r>
      </w:ins>
      <w:ins w:id="200" w:author="Nancy I" w:date="2016-01-22T16:36:00Z">
        <w:r w:rsidR="47890094" w:rsidRPr="5AA1CA11">
          <w:t>]</w:t>
        </w:r>
      </w:ins>
      <w:ins w:id="201" w:author="Nancy I" w:date="2016-01-22T16:48:00Z">
        <w:r w:rsidR="70FF3A12">
          <w:t xml:space="preserve">, the goal is to use </w:t>
        </w:r>
        <w:r w:rsidR="2F26F743">
          <w:t xml:space="preserve">augmented reality </w:t>
        </w:r>
      </w:ins>
      <w:ins w:id="202" w:author="Nancy I" w:date="2016-01-22T16:49:00Z">
        <w:r w:rsidR="61BFE7A0">
          <w:t xml:space="preserve">to guide the </w:t>
        </w:r>
      </w:ins>
      <w:ins w:id="203" w:author="Nancy I" w:date="2016-01-22T16:48:00Z">
        <w:r w:rsidR="2F26F743">
          <w:t xml:space="preserve">sculpting </w:t>
        </w:r>
      </w:ins>
      <w:ins w:id="204" w:author="Nancy I" w:date="2016-01-22T16:51:00Z">
        <w:r w:rsidR="68F02D19">
          <w:t xml:space="preserve">of </w:t>
        </w:r>
      </w:ins>
      <w:ins w:id="205" w:author="Nancy I" w:date="2016-01-22T16:49:00Z">
        <w:r w:rsidR="61BFE7A0">
          <w:t>physical objects</w:t>
        </w:r>
        <w:r w:rsidR="0ADD9274">
          <w:t xml:space="preserve">— a 3D model of the object can be projected onto the </w:t>
        </w:r>
      </w:ins>
      <w:ins w:id="206" w:author="Nancy I" w:date="2016-01-22T16:50:00Z">
        <w:r w:rsidR="43EE1682">
          <w:t>sculpting material,</w:t>
        </w:r>
        <w:r w:rsidR="7A3BE29C">
          <w:t xml:space="preserve"> with v</w:t>
        </w:r>
      </w:ins>
      <w:ins w:id="207" w:author="Nancy I" w:date="2016-01-22T16:51:00Z">
        <w:r w:rsidR="68F02D19">
          <w:t xml:space="preserve">arious </w:t>
        </w:r>
      </w:ins>
      <w:ins w:id="208" w:author="Nancy I" w:date="2016-01-22T16:50:00Z">
        <w:r w:rsidR="7A3BE29C">
          <w:t>forms of guidance that indicate how it must be deformed to match the 3D model.</w:t>
        </w:r>
      </w:ins>
    </w:p>
    <w:p w14:paraId="556A612A" w14:textId="3EEAA443" w:rsidR="0E211138" w:rsidDel="1FFA4D0D" w:rsidRDefault="6924597C">
      <w:pPr>
        <w:pStyle w:val="Body"/>
        <w:rPr>
          <w:del w:id="209" w:author="Nancy I" w:date="2016-02-23T19:22:00Z"/>
        </w:rPr>
        <w:pPrChange w:id="210" w:author="Nancy I" w:date="2016-01-22T16:52:00Z">
          <w:pPr/>
        </w:pPrChange>
      </w:pPr>
      <w:ins w:id="211" w:author="Nancy I" w:date="2016-02-23T19:06:00Z">
        <w:r w:rsidRPr="6924597C">
          <w:t>On-air gesture-based</w:t>
        </w:r>
      </w:ins>
      <w:ins w:id="212" w:author="Nancy I" w:date="2016-02-23T19:07:00Z">
        <w:r w:rsidR="4676E3CF" w:rsidRPr="1FFA4D0D">
          <w:t xml:space="preserve"> </w:t>
        </w:r>
        <w:r w:rsidR="4676E3CF" w:rsidRPr="4676E3CF">
          <w:t xml:space="preserve">approaches have also been explored. </w:t>
        </w:r>
      </w:ins>
      <w:ins w:id="213" w:author="Nancy I" w:date="2016-02-23T19:06:00Z">
        <w:r w:rsidRPr="1FFA4D0D">
          <w:t xml:space="preserve"> </w:t>
        </w:r>
      </w:ins>
      <w:proofErr w:type="spellStart"/>
      <w:ins w:id="214" w:author="Nancy I" w:date="2016-02-23T19:18:00Z">
        <w:r w:rsidR="3B61C407" w:rsidRPr="3B61C407">
          <w:t>Cavepainting</w:t>
        </w:r>
        <w:proofErr w:type="spellEnd"/>
        <w:r w:rsidR="3B61C407" w:rsidRPr="3B61C407">
          <w:t xml:space="preserve"> [13] is an immersive medium that uses the 3D eq</w:t>
        </w:r>
        <w:r w:rsidR="117175C1" w:rsidRPr="117175C1">
          <w:t>uivalent of 2D brush strokes to create artistic 3D sketches</w:t>
        </w:r>
      </w:ins>
      <w:ins w:id="215" w:author="Nancy I" w:date="2016-02-23T19:22:00Z">
        <w:r w:rsidR="1FFA4D0D" w:rsidRPr="117175C1">
          <w:t>, and</w:t>
        </w:r>
      </w:ins>
      <w:ins w:id="216" w:author="Nancy I" w:date="2016-02-23T19:18:00Z">
        <w:r w:rsidR="117175C1" w:rsidRPr="117175C1">
          <w:t xml:space="preserve"> Drawing on </w:t>
        </w:r>
      </w:ins>
      <w:ins w:id="217" w:author="Nancy I" w:date="2016-02-23T19:19:00Z">
        <w:r w:rsidR="601435BD" w:rsidRPr="601435BD">
          <w:t xml:space="preserve">Air [12] is an input technique </w:t>
        </w:r>
      </w:ins>
      <w:ins w:id="218" w:author="Nancy I" w:date="2016-02-23T19:20:00Z">
        <w:r w:rsidR="4AC74452" w:rsidRPr="601435BD">
          <w:t xml:space="preserve">for drawing 3D curves in 3D space. </w:t>
        </w:r>
        <w:r w:rsidR="23858FDF" w:rsidRPr="601435BD">
          <w:t>However, the problem of achieving sufficient co</w:t>
        </w:r>
      </w:ins>
      <w:ins w:id="219" w:author="Nancy I" w:date="2016-02-23T19:21:00Z">
        <w:r w:rsidR="76EB76B3" w:rsidRPr="601435BD">
          <w:t>ntrol while drawing on thin air remains challenging, and we at</w:t>
        </w:r>
        <w:r w:rsidR="3C67D53B" w:rsidRPr="601435BD">
          <w:t xml:space="preserve">tempt to </w:t>
        </w:r>
      </w:ins>
      <w:ins w:id="220" w:author="Nancy I" w:date="2016-02-23T19:22:00Z">
        <w:r w:rsidR="6047EFBA" w:rsidRPr="601435BD">
          <w:lastRenderedPageBreak/>
          <w:t xml:space="preserve">mitigate </w:t>
        </w:r>
      </w:ins>
      <w:ins w:id="221" w:author="Nancy I" w:date="2016-02-23T19:21:00Z">
        <w:r w:rsidR="3C67D53B" w:rsidRPr="601435BD">
          <w:t>that by introducing a physical proxy that acts as a reference point rather than a drawing surface.</w:t>
        </w:r>
      </w:ins>
    </w:p>
    <w:p w14:paraId="400DCEC8" w14:textId="77777777" w:rsidR="00990666" w:rsidDel="1FFA4D0D" w:rsidRDefault="00711C6B">
      <w:pPr>
        <w:pStyle w:val="Body"/>
        <w:rPr>
          <w:ins w:id="222" w:author="Yupeng Zhang" w:date="2016-01-18T17:23:00Z"/>
          <w:del w:id="223" w:author="Nancy I" w:date="2016-02-23T19:22:00Z"/>
        </w:rPr>
      </w:pPr>
      <w:ins w:id="224" w:author="Yupeng Zhang" w:date="2016-01-18T17:22:00Z">
        <w:del w:id="225" w:author="Nancy I" w:date="2016-02-23T19:22:00Z">
          <w:r w:rsidDel="1FFA4D0D">
            <w:delText xml:space="preserve">Novel </w:delText>
          </w:r>
        </w:del>
      </w:ins>
      <w:del w:id="226" w:author="Yupeng Zhang" w:date="2016-01-18T17:22:00Z">
        <w:r w:rsidR="00990666" w:rsidDel="00711C6B">
          <w:delText>On air 3D printing</w:delText>
        </w:r>
      </w:del>
      <w:ins w:id="227" w:author="Yupeng Zhang" w:date="2016-01-18T17:22:00Z">
        <w:del w:id="228" w:author="Nancy I" w:date="2016-02-23T19:22:00Z">
          <w:r w:rsidDel="1FFA4D0D">
            <w:delText>3D modeling interface</w:delText>
          </w:r>
        </w:del>
      </w:ins>
    </w:p>
    <w:p w14:paraId="6CC29503" w14:textId="77777777" w:rsidR="00711C6B" w:rsidDel="1FFA4D0D" w:rsidRDefault="00711C6B">
      <w:pPr>
        <w:pStyle w:val="Body"/>
        <w:rPr>
          <w:ins w:id="229" w:author="Yupeng Zhang" w:date="2016-01-18T17:22:00Z"/>
          <w:del w:id="230" w:author="Nancy I" w:date="2016-02-23T19:22:00Z"/>
        </w:rPr>
      </w:pPr>
      <w:ins w:id="231" w:author="Yupeng Zhang" w:date="2016-01-18T17:23:00Z">
        <w:del w:id="232" w:author="Nancy I" w:date="2016-02-23T19:22:00Z">
          <w:r w:rsidDel="1FFA4D0D">
            <w:delText>On-air ge</w:delText>
          </w:r>
        </w:del>
        <w:del w:id="233" w:author="Guest" w:date="2016-01-19T00:18:00Z">
          <w:r w:rsidDel="2ABDE9D4">
            <w:delText>a</w:delText>
          </w:r>
        </w:del>
        <w:del w:id="234" w:author="Nancy I" w:date="2016-02-23T19:22:00Z">
          <w:r w:rsidDel="1FFA4D0D">
            <w:delText xml:space="preserve">sture base approach: </w:delText>
          </w:r>
        </w:del>
      </w:ins>
      <w:ins w:id="235" w:author="Yupeng Zhang" w:date="2016-01-18T17:24:00Z">
        <w:del w:id="236" w:author="Nancy I" w:date="2016-02-23T19:22:00Z">
          <w:r w:rsidDel="1FFA4D0D">
            <w:delText xml:space="preserve">direct, </w:delText>
          </w:r>
        </w:del>
      </w:ins>
      <w:ins w:id="237" w:author="Yupeng Zhang" w:date="2016-01-18T17:23:00Z">
        <w:del w:id="238" w:author="Nancy I" w:date="2016-02-23T19:22:00Z">
          <w:r w:rsidDel="1FFA4D0D">
            <w:delText>easy to learn, but inaccurate.</w:delText>
          </w:r>
        </w:del>
      </w:ins>
    </w:p>
    <w:p w14:paraId="7FDB836E" w14:textId="77777777" w:rsidR="00711C6B" w:rsidDel="00711C6B" w:rsidRDefault="00711C6B">
      <w:pPr>
        <w:pStyle w:val="Body"/>
        <w:rPr>
          <w:del w:id="239" w:author="Yupeng Zhang" w:date="2016-01-18T17:23:00Z"/>
        </w:rPr>
      </w:pPr>
    </w:p>
    <w:p w14:paraId="234E102B" w14:textId="77777777" w:rsidR="00E75AE5" w:rsidDel="1FFA4D0D" w:rsidRDefault="00990666">
      <w:pPr>
        <w:pStyle w:val="Body"/>
        <w:rPr>
          <w:del w:id="240" w:author="Nancy I" w:date="2016-02-23T19:22:00Z"/>
        </w:rPr>
      </w:pPr>
      <w:del w:id="241" w:author="Nancy I" w:date="2016-02-23T19:22:00Z">
        <w:r w:rsidDel="1FFA4D0D">
          <w:delText>Sketch based modeling: accurate but indirect in 2D view &amp; control</w:delText>
        </w:r>
        <w:r w:rsidR="00E75AE5" w:rsidDel="1FFA4D0D">
          <w:delText xml:space="preserve"> </w:delText>
        </w:r>
      </w:del>
    </w:p>
    <w:p w14:paraId="04CF092E" w14:textId="77777777" w:rsidR="002D6DAC" w:rsidDel="1FFA4D0D" w:rsidRDefault="00990666">
      <w:pPr>
        <w:pStyle w:val="Body"/>
        <w:rPr>
          <w:del w:id="242" w:author="Nancy I" w:date="2016-02-23T19:22:00Z"/>
        </w:rPr>
      </w:pPr>
      <w:del w:id="243" w:author="Nancy I" w:date="2016-02-23T19:22:00Z">
        <w:r w:rsidDel="1FFA4D0D">
          <w:delText>Physical proxy based sculpting: tangible, but indirect and not accurate enough</w:delText>
        </w:r>
      </w:del>
    </w:p>
    <w:p w14:paraId="159FEF19" w14:textId="7F8E2144" w:rsidR="00990666" w:rsidRDefault="00990666">
      <w:pPr>
        <w:pStyle w:val="Body"/>
      </w:pPr>
      <w:del w:id="244" w:author="Nancy I" w:date="2016-02-23T19:22:00Z">
        <w:r w:rsidDel="1FFA4D0D">
          <w:delText>Fabrication techniques</w:delText>
        </w:r>
      </w:del>
    </w:p>
    <w:p w14:paraId="33A44D34" w14:textId="77777777" w:rsidR="00990666" w:rsidDel="00330F58" w:rsidRDefault="00711C6B">
      <w:pPr>
        <w:pStyle w:val="Body"/>
        <w:rPr>
          <w:del w:id="245" w:author="Yupeng Zhang" w:date="2016-01-20T17:17:00Z"/>
        </w:rPr>
      </w:pPr>
      <w:ins w:id="246" w:author="Yupeng Zhang" w:date="2016-01-18T17:24:00Z">
        <w:del w:id="247" w:author="Nancy I" w:date="2016-02-23T18:55:00Z">
          <w:r w:rsidDel="5AA1CA11">
            <w:delText>[Nancy!!!]</w:delText>
          </w:r>
        </w:del>
      </w:ins>
    </w:p>
    <w:p w14:paraId="4132836E" w14:textId="3D008AB4" w:rsidR="002D6DAC" w:rsidDel="00330F58" w:rsidRDefault="00112D9A">
      <w:pPr>
        <w:pStyle w:val="Heading1"/>
        <w:rPr>
          <w:del w:id="248" w:author="Yupeng Zhang" w:date="2016-01-20T17:17:00Z"/>
        </w:rPr>
      </w:pPr>
      <w:del w:id="249" w:author="Yupeng Zhang" w:date="2016-01-18T17:58:00Z">
        <w:r w:rsidDel="0014636A">
          <w:delText>3</w:delText>
        </w:r>
        <w:r w:rsidR="002D6DAC" w:rsidDel="0014636A">
          <w:delText xml:space="preserve">. </w:delText>
        </w:r>
      </w:del>
      <w:del w:id="250" w:author="Yupeng Zhang" w:date="2016-01-20T17:17:00Z">
        <w:r w:rsidR="00990666" w:rsidRPr="00A27A07" w:rsidDel="00330F58">
          <w:rPr>
            <w:lang w:eastAsia="zh-CN"/>
          </w:rPr>
          <w:delText>Equipment</w:delText>
        </w:r>
      </w:del>
    </w:p>
    <w:p w14:paraId="49E8EE00" w14:textId="3CBFCCCF" w:rsidR="00962584" w:rsidDel="00330F58" w:rsidRDefault="00962584">
      <w:pPr>
        <w:pStyle w:val="Body"/>
        <w:rPr>
          <w:del w:id="251" w:author="Yupeng Zhang" w:date="2016-01-20T17:17:00Z"/>
        </w:rPr>
      </w:pPr>
      <w:del w:id="252" w:author="Yupeng Zhang" w:date="2016-01-20T17:17:00Z">
        <w:r w:rsidDel="00330F58">
          <w:delText xml:space="preserve">Our initial idea requires a virtual reality </w:delText>
        </w:r>
      </w:del>
      <w:del w:id="253" w:author="Yupeng Zhang" w:date="2016-01-18T17:24:00Z">
        <w:r w:rsidDel="00BA7D7F">
          <w:delText xml:space="preserve">glass </w:delText>
        </w:r>
      </w:del>
      <w:del w:id="254" w:author="Yupeng Zhang" w:date="2016-01-20T17:17:00Z">
        <w:r w:rsidDel="00330F58">
          <w:delText xml:space="preserve">that have the ability to display and track objects on its own, and a Bluetooth pen that have buttons on it to perform different operations. Due to financial limitations, we set up our tracking device to by using a combination of three different hardware parts: the motion detection Kinect to keep track of the objects to display; the VICON system to keep track of every object in the working environment; the virtual reality headset to display the view of the scene and the dynamic changes that occurs for the user. The pen was simulated by using a pen object and a Bluetooth wearable </w:delText>
        </w:r>
        <w:r w:rsidR="00311EB0" w:rsidDel="00330F58">
          <w:delText>click device (???)</w:delText>
        </w:r>
        <w:r w:rsidDel="00330F58">
          <w:delText xml:space="preserve"> to perform clicks that represent different operations.</w:delText>
        </w:r>
      </w:del>
    </w:p>
    <w:p w14:paraId="07FF4414" w14:textId="77777777" w:rsidR="00B173CA" w:rsidDel="00BA7D7F" w:rsidRDefault="00B173CA">
      <w:pPr>
        <w:pStyle w:val="Heading2"/>
        <w:rPr>
          <w:del w:id="255" w:author="Yupeng Zhang" w:date="2016-01-18T17:25:00Z"/>
        </w:rPr>
      </w:pPr>
      <w:del w:id="256" w:author="Yupeng Zhang" w:date="2016-01-18T17:25:00Z">
        <w:r w:rsidDel="00BA7D7F">
          <w:delText>3.1.</w:delText>
        </w:r>
      </w:del>
      <w:del w:id="257" w:author="Yupeng Zhang" w:date="2016-01-18T17:24:00Z">
        <w:r w:rsidDel="00BA7D7F">
          <w:delText xml:space="preserve"> Motion detection</w:delText>
        </w:r>
      </w:del>
      <w:del w:id="258" w:author="Yupeng Zhang" w:date="2016-01-18T17:25:00Z">
        <w:r w:rsidDel="00BA7D7F">
          <w:delText xml:space="preserve"> Kinect</w:delText>
        </w:r>
      </w:del>
    </w:p>
    <w:p w14:paraId="66E37114" w14:textId="77777777" w:rsidR="00B173CA" w:rsidDel="00BA7D7F" w:rsidRDefault="00684B96">
      <w:pPr>
        <w:pStyle w:val="Heading2"/>
        <w:rPr>
          <w:del w:id="259" w:author="Yupeng Zhang" w:date="2016-01-18T17:24:00Z"/>
        </w:rPr>
        <w:pPrChange w:id="260" w:author="Yupeng Zhang" w:date="2016-01-18T17:51:00Z">
          <w:pPr>
            <w:pStyle w:val="Body"/>
          </w:pPr>
        </w:pPrChange>
      </w:pPr>
      <w:del w:id="261" w:author="Yupeng Zhang" w:date="2016-01-18T17:24:00Z">
        <w:r w:rsidDel="00BA7D7F">
          <w:delText xml:space="preserve">The motion detection Kinect is used to </w:delText>
        </w:r>
      </w:del>
    </w:p>
    <w:p w14:paraId="3E7606D9" w14:textId="77C6B8CF" w:rsidR="00B173CA" w:rsidDel="00330F58" w:rsidRDefault="00B173CA">
      <w:pPr>
        <w:pStyle w:val="Heading2"/>
        <w:rPr>
          <w:del w:id="262" w:author="Yupeng Zhang" w:date="2016-01-20T17:17:00Z"/>
        </w:rPr>
      </w:pPr>
      <w:del w:id="263" w:author="Yupeng Zhang" w:date="2016-01-20T17:17:00Z">
        <w:r w:rsidDel="00330F58">
          <w:delText>3.</w:delText>
        </w:r>
      </w:del>
      <w:ins w:id="264" w:author="Guest" w:date="2016-01-19T00:44:00Z">
        <w:del w:id="265" w:author="Yupeng Zhang" w:date="2016-01-20T17:17:00Z">
          <w:r w:rsidR="122B0936" w:rsidDel="00330F58">
            <w:delText>1</w:delText>
          </w:r>
        </w:del>
      </w:ins>
      <w:del w:id="266" w:author="Yupeng Zhang" w:date="2016-01-20T17:17:00Z">
        <w:r w:rsidDel="00330F58">
          <w:delText>2. V</w:delText>
        </w:r>
        <w:r w:rsidRPr="00990666" w:rsidDel="00330F58">
          <w:delText>irtual reality headset</w:delText>
        </w:r>
      </w:del>
    </w:p>
    <w:p w14:paraId="50F192F7" w14:textId="68A803A4" w:rsidR="00B173CA" w:rsidDel="00330F58" w:rsidRDefault="00266185">
      <w:pPr>
        <w:pStyle w:val="Body"/>
        <w:rPr>
          <w:del w:id="267" w:author="Yupeng Zhang" w:date="2016-01-20T17:17:00Z"/>
        </w:rPr>
      </w:pPr>
      <w:del w:id="268" w:author="Yupeng Zhang" w:date="2016-01-20T17:17:00Z">
        <w:r w:rsidDel="00330F58">
          <w:delText xml:space="preserve">The virtual reality (VR) headset is used to display the rendering of the scene and the objects for the users. </w:delText>
        </w:r>
        <w:r w:rsidR="00D2110E" w:rsidDel="00330F58">
          <w:delText xml:space="preserve">During the setup process, we </w:delText>
        </w:r>
      </w:del>
      <w:ins w:id="269" w:author="Guest" w:date="2016-01-19T00:43:00Z">
        <w:del w:id="270" w:author="Yupeng Zhang" w:date="2016-01-20T17:17:00Z">
          <w:r w:rsidR="45F2E83C" w:rsidDel="00330F58">
            <w:delText>n</w:delText>
          </w:r>
        </w:del>
      </w:ins>
      <w:ins w:id="271" w:author="Guest" w:date="2016-01-19T00:44:00Z">
        <w:del w:id="272" w:author="Yupeng Zhang" w:date="2016-01-20T17:17:00Z">
          <w:r w:rsidR="7650A383" w:rsidDel="00330F58">
            <w:delText>eed</w:delText>
          </w:r>
        </w:del>
      </w:ins>
      <w:del w:id="273" w:author="Yupeng Zhang" w:date="2016-01-20T17:17:00Z">
        <w:r w:rsidR="00D2110E" w:rsidDel="00330F58">
          <w:delText>combined the VR glasses and the Kinect to make sure the direction the Kinect receives image is the same as the user’s glaze direction.</w:delText>
        </w:r>
        <w:r w:rsidR="00D2110E" w:rsidRPr="30359A14" w:rsidDel="00330F58">
          <w:delText xml:space="preserve"> </w:delText>
        </w:r>
      </w:del>
      <w:ins w:id="274" w:author="Guest" w:date="2016-01-19T00:44:00Z">
        <w:del w:id="275" w:author="Yupeng Zhang" w:date="2016-01-20T17:17:00Z">
          <w:r w:rsidR="7650A383" w:rsidDel="00330F58">
            <w:delText xml:space="preserve">is aligned with the </w:delText>
          </w:r>
          <w:r w:rsidR="122B0936" w:rsidDel="00330F58">
            <w:delText>direction tracked through VICON.</w:delText>
          </w:r>
          <w:r w:rsidR="122B0936" w:rsidRPr="30359A14" w:rsidDel="00330F58">
            <w:delText xml:space="preserve"> </w:delText>
          </w:r>
        </w:del>
      </w:ins>
      <w:del w:id="276" w:author="Yupeng Zhang" w:date="2016-01-20T17:17:00Z">
        <w:r w:rsidR="00D2110E" w:rsidDel="00330F58">
          <w:delText xml:space="preserve">The images are being displayed on the VR headset </w:delText>
        </w:r>
      </w:del>
      <w:ins w:id="277" w:author="Guest" w:date="2016-01-19T00:45:00Z">
        <w:del w:id="278" w:author="Yupeng Zhang" w:date="2016-01-20T17:17:00Z">
          <w:r w:rsidR="0691423A" w:rsidDel="00330F58">
            <w:delText xml:space="preserve">uses two different </w:delText>
          </w:r>
          <w:r w:rsidR="47BE0A01" w:rsidDel="00330F58">
            <w:delText xml:space="preserve">screens to </w:delText>
          </w:r>
        </w:del>
      </w:ins>
      <w:del w:id="279" w:author="Yupeng Zhang" w:date="2016-01-20T17:17:00Z">
        <w:r w:rsidR="00D2110E" w:rsidDel="00330F58">
          <w:delText>in two different displays to implement.</w:delText>
        </w:r>
        <w:r w:rsidR="00684B96" w:rsidRPr="0691423A" w:rsidDel="00330F58">
          <w:delText xml:space="preserve"> </w:delText>
        </w:r>
        <w:r w:rsidR="00D2110E" w:rsidDel="00330F58">
          <w:delText>This is a function that the VR headset allows us to achieve</w:delText>
        </w:r>
        <w:r w:rsidR="00684B96" w:rsidDel="00330F58">
          <w:delText xml:space="preserve"> perspective display</w:delText>
        </w:r>
        <w:r w:rsidR="00D2110E" w:rsidRPr="30359A14" w:rsidDel="00330F58">
          <w:delText>.</w:delText>
        </w:r>
      </w:del>
    </w:p>
    <w:p w14:paraId="5E9FE94B" w14:textId="7A71DE1E" w:rsidR="00684B96" w:rsidDel="00330F58" w:rsidRDefault="00684B96">
      <w:pPr>
        <w:pStyle w:val="Body"/>
        <w:rPr>
          <w:del w:id="280" w:author="Yupeng Zhang" w:date="2016-01-20T17:17:00Z"/>
          <w:lang w:eastAsia="zh-CN"/>
        </w:rPr>
      </w:pPr>
      <w:del w:id="281" w:author="Yupeng Zhang" w:date="2016-01-20T17:17:00Z">
        <w:r w:rsidDel="00330F58">
          <w:delText>One other important point is that the direction of the combination of Kinect and the VR headset has to be aligned in the VICON system. This is a prerequisite for the display to be aligned with the real object.</w:delText>
        </w:r>
      </w:del>
    </w:p>
    <w:p w14:paraId="37C5BABD" w14:textId="588B289E" w:rsidR="00D2110E" w:rsidRPr="00861795" w:rsidDel="00330F58" w:rsidRDefault="00D2110E">
      <w:pPr>
        <w:pStyle w:val="Heading2"/>
        <w:rPr>
          <w:del w:id="282" w:author="Yupeng Zhang" w:date="2016-01-20T17:17:00Z"/>
        </w:rPr>
      </w:pPr>
      <w:del w:id="283" w:author="Yupeng Zhang" w:date="2016-01-20T17:17:00Z">
        <w:r w:rsidRPr="00861795" w:rsidDel="00330F58">
          <w:delText>3.</w:delText>
        </w:r>
      </w:del>
      <w:ins w:id="284" w:author="Guest" w:date="2016-01-19T00:46:00Z">
        <w:del w:id="285" w:author="Yupeng Zhang" w:date="2016-01-20T17:17:00Z">
          <w:r w:rsidR="30359A14" w:rsidRPr="00861795" w:rsidDel="00330F58">
            <w:delText>2</w:delText>
          </w:r>
        </w:del>
      </w:ins>
      <w:del w:id="286" w:author="Yupeng Zhang" w:date="2016-01-20T17:17:00Z">
        <w:r w:rsidRPr="00861795" w:rsidDel="00330F58">
          <w:delText>3.</w:delText>
        </w:r>
      </w:del>
      <w:del w:id="287" w:author="Yupeng Zhang" w:date="2016-01-18T17:26:00Z">
        <w:r w:rsidRPr="00861795" w:rsidDel="00BA7D7F">
          <w:delText xml:space="preserve"> Bluetooth</w:delText>
        </w:r>
      </w:del>
      <w:del w:id="288" w:author="Yupeng Zhang" w:date="2016-01-18T17:25:00Z">
        <w:r w:rsidRPr="00861795" w:rsidDel="00BA7D7F">
          <w:delText xml:space="preserve"> mouse?</w:delText>
        </w:r>
      </w:del>
    </w:p>
    <w:p w14:paraId="3799ABFE" w14:textId="01683836" w:rsidR="00311EB0" w:rsidDel="00330F58" w:rsidRDefault="00311EB0">
      <w:pPr>
        <w:pStyle w:val="Body"/>
        <w:rPr>
          <w:del w:id="289" w:author="Yupeng Zhang" w:date="2016-01-20T17:17:00Z"/>
        </w:rPr>
      </w:pPr>
      <w:del w:id="290" w:author="Yupeng Zhang" w:date="2016-01-20T17:17:00Z">
        <w:r w:rsidDel="00330F58">
          <w:delText xml:space="preserve">The Bluetooth wearable click device is used to simulate a button that would enable the pen to change mode. In our implementation there is two different operations: draw and extrusion. </w:delText>
        </w:r>
      </w:del>
    </w:p>
    <w:p w14:paraId="1D68061E" w14:textId="46B92152" w:rsidR="00B173CA" w:rsidDel="00330F58" w:rsidRDefault="00B173CA">
      <w:pPr>
        <w:pStyle w:val="Header2"/>
        <w:rPr>
          <w:del w:id="291" w:author="Yupeng Zhang" w:date="2016-01-20T17:17:00Z"/>
        </w:rPr>
      </w:pPr>
      <w:del w:id="292" w:author="Yupeng Zhang" w:date="2016-01-20T17:17:00Z">
        <w:r w:rsidDel="00330F58">
          <w:delText>3.</w:delText>
        </w:r>
      </w:del>
      <w:ins w:id="293" w:author="Guest" w:date="2016-01-19T00:46:00Z">
        <w:del w:id="294" w:author="Yupeng Zhang" w:date="2016-01-20T17:17:00Z">
          <w:r w:rsidR="30359A14" w:rsidDel="00330F58">
            <w:delText>3</w:delText>
          </w:r>
        </w:del>
      </w:ins>
      <w:del w:id="295" w:author="Yupeng Zhang" w:date="2016-01-20T17:17:00Z">
        <w:r w:rsidR="00D2110E" w:rsidDel="00330F58">
          <w:delText>4</w:delText>
        </w:r>
        <w:r w:rsidRPr="30359A14" w:rsidDel="00330F58">
          <w:delText xml:space="preserve">. </w:delText>
        </w:r>
      </w:del>
      <w:del w:id="296" w:author="Yupeng Zhang" w:date="2016-01-18T17:25:00Z">
        <w:r w:rsidDel="00BA7D7F">
          <w:delText>VICON system</w:delText>
        </w:r>
      </w:del>
    </w:p>
    <w:p w14:paraId="3ABF7461" w14:textId="708D83A8" w:rsidR="00B173CA" w:rsidDel="00330F58" w:rsidRDefault="00B173CA">
      <w:pPr>
        <w:pStyle w:val="Body"/>
        <w:rPr>
          <w:del w:id="297" w:author="Yupeng Zhang" w:date="2016-01-20T17:17:00Z"/>
        </w:rPr>
      </w:pPr>
      <w:del w:id="298" w:author="Yupeng Zhang" w:date="2016-01-20T17:17:00Z">
        <w:r w:rsidDel="00330F58">
          <w:delText xml:space="preserve">The VICON system is a motion capture system that allows us to keep </w:delText>
        </w:r>
        <w:r w:rsidRPr="00DB1529" w:rsidDel="00330F58">
          <w:delText>track</w:delText>
        </w:r>
        <w:r w:rsidDel="00330F58">
          <w:delText xml:space="preserve"> of all the objects in the working environment. In our experiment we place markers on all the objects we use: the object to operate on, the pen use to </w:delText>
        </w:r>
        <w:r w:rsidR="00D53227" w:rsidDel="00330F58">
          <w:delText>draw extrusion and</w:delText>
        </w:r>
        <w:r w:rsidDel="00330F58">
          <w:delText xml:space="preserve"> the VR headset </w:delText>
        </w:r>
        <w:r w:rsidR="00D53227" w:rsidDel="00330F58">
          <w:delText xml:space="preserve">that is </w:delText>
        </w:r>
        <w:r w:rsidDel="00330F58">
          <w:delText xml:space="preserve">combined with the </w:delText>
        </w:r>
        <w:r w:rsidR="00D53227" w:rsidDel="00330F58">
          <w:delText>Kinect</w:delText>
        </w:r>
        <w:r w:rsidDel="00330F58">
          <w:delText>.</w:delText>
        </w:r>
        <w:r w:rsidR="00D53227" w:rsidDel="00330F58">
          <w:delText xml:space="preserve"> The VICON system will keep track of the objects and the pen, which will return the position data of all the markers and the position of center of the object in (????) form.</w:delText>
        </w:r>
      </w:del>
    </w:p>
    <w:p w14:paraId="0B4E890F" w14:textId="2AA71064" w:rsidR="00B173CA" w:rsidDel="5AA1CA11" w:rsidRDefault="30359A14">
      <w:pPr>
        <w:pStyle w:val="Body"/>
        <w:rPr>
          <w:del w:id="299" w:author="Nancy I" w:date="2016-02-23T18:55:00Z"/>
        </w:rPr>
        <w:pPrChange w:id="300" w:author="Yupeng Zhang" w:date="2016-01-20T17:17:00Z">
          <w:pPr>
            <w:pStyle w:val="Header2"/>
          </w:pPr>
        </w:pPrChange>
      </w:pPr>
      <w:ins w:id="301" w:author="Guest" w:date="2016-01-19T00:46:00Z">
        <w:del w:id="302" w:author="Yupeng Zhang" w:date="2016-01-20T17:17:00Z">
          <w:r w:rsidDel="00330F58">
            <w:delText>4</w:delText>
          </w:r>
        </w:del>
      </w:ins>
    </w:p>
    <w:p w14:paraId="2C6B9955" w14:textId="72B0B354" w:rsidR="5AA1CA11" w:rsidRDefault="5AA1CA11">
      <w:pPr>
        <w:pStyle w:val="Body"/>
        <w:pPrChange w:id="303" w:author="Nancy I" w:date="2016-02-23T18:55:00Z">
          <w:pPr/>
        </w:pPrChange>
      </w:pPr>
    </w:p>
    <w:p w14:paraId="5EECC39D" w14:textId="7CB6B30F" w:rsidR="002D6DAC" w:rsidRDefault="00917CF5">
      <w:pPr>
        <w:pStyle w:val="Heading1"/>
        <w:rPr>
          <w:ins w:id="304" w:author="Yupeng Zhang" w:date="2016-01-18T18:19:00Z"/>
        </w:rPr>
        <w:pPrChange w:id="305" w:author="Yupeng Zhang" w:date="2016-01-18T17:54:00Z">
          <w:pPr>
            <w:pStyle w:val="Body"/>
          </w:pPr>
        </w:pPrChange>
      </w:pPr>
      <w:ins w:id="306" w:author="Yupeng Zhang" w:date="2016-01-18T17:30:00Z">
        <w:r>
          <w:t>System design</w:t>
        </w:r>
      </w:ins>
    </w:p>
    <w:p w14:paraId="3CFA6261" w14:textId="735499DD" w:rsidR="00856FFB" w:rsidRPr="00856FFB" w:rsidDel="2A43D1EA" w:rsidRDefault="00856FFB">
      <w:pPr>
        <w:rPr>
          <w:del w:id="307" w:author="Guest" w:date="2016-01-19T00:21:00Z"/>
        </w:rPr>
        <w:pPrChange w:id="308" w:author="Yupeng Zhang" w:date="2016-01-18T18:19:00Z">
          <w:pPr>
            <w:pStyle w:val="Body"/>
          </w:pPr>
        </w:pPrChange>
      </w:pPr>
    </w:p>
    <w:p w14:paraId="34D718BE" w14:textId="10389BCD" w:rsidR="2A43D1EA" w:rsidDel="0948F10D" w:rsidRDefault="2A43D1EA">
      <w:pPr>
        <w:rPr>
          <w:ins w:id="309" w:author="Guest" w:date="2016-01-19T00:24:00Z"/>
          <w:del w:id="310" w:author="Guest" w:date="2016-01-19T00:29:00Z"/>
        </w:rPr>
      </w:pPr>
      <w:ins w:id="311" w:author="Guest" w:date="2016-01-19T00:21:00Z">
        <w:r>
          <w:t xml:space="preserve">In current </w:t>
        </w:r>
      </w:ins>
      <w:ins w:id="312" w:author="Guest" w:date="2016-01-19T00:22:00Z">
        <w:r w:rsidR="37B8A63C">
          <w:t xml:space="preserve">design processes there </w:t>
        </w:r>
      </w:ins>
      <w:ins w:id="313" w:author="Guest" w:date="2016-01-19T01:19:00Z">
        <w:r w:rsidR="013CC246">
          <w:t xml:space="preserve">are </w:t>
        </w:r>
        <w:r w:rsidR="37B8A63C">
          <w:t>constraint</w:t>
        </w:r>
        <w:r w:rsidR="013CC246">
          <w:t>s</w:t>
        </w:r>
      </w:ins>
      <w:ins w:id="314" w:author="Guest" w:date="2016-01-19T00:22:00Z">
        <w:r w:rsidR="0A30E393">
          <w:t xml:space="preserve"> in the 3D space. </w:t>
        </w:r>
      </w:ins>
      <w:ins w:id="315" w:author="Guest" w:date="2016-01-19T01:19:00Z">
        <w:r w:rsidR="013CC246">
          <w:t xml:space="preserve">By using modeling software, the </w:t>
        </w:r>
      </w:ins>
      <w:ins w:id="316" w:author="Guest" w:date="2016-01-19T00:26:00Z">
        <w:r w:rsidR="1ADD599D">
          <w:t>mod</w:t>
        </w:r>
        <w:r w:rsidR="385DAB67">
          <w:t>el</w:t>
        </w:r>
      </w:ins>
      <w:ins w:id="317" w:author="Guest" w:date="2016-01-19T01:19:00Z">
        <w:r w:rsidR="013CC246">
          <w:t>s</w:t>
        </w:r>
      </w:ins>
      <w:ins w:id="318" w:author="Guest" w:date="2016-01-19T00:26:00Z">
        <w:r w:rsidR="385DAB67">
          <w:t xml:space="preserve"> that the user is working on is </w:t>
        </w:r>
      </w:ins>
      <w:ins w:id="319" w:author="Guest" w:date="2016-01-19T01:19:00Z">
        <w:r w:rsidR="66254258">
          <w:t xml:space="preserve">displayed </w:t>
        </w:r>
      </w:ins>
      <w:ins w:id="320" w:author="Guest" w:date="2016-01-19T00:26:00Z">
        <w:r w:rsidR="385DAB67">
          <w:t>th</w:t>
        </w:r>
      </w:ins>
      <w:ins w:id="321" w:author="Guest" w:date="2016-01-19T01:19:00Z">
        <w:r w:rsidR="66254258">
          <w:t>rough the</w:t>
        </w:r>
      </w:ins>
      <w:ins w:id="322" w:author="Guest" w:date="2016-01-19T00:26:00Z">
        <w:r w:rsidR="385DAB67">
          <w:t xml:space="preserve"> computer screen. </w:t>
        </w:r>
      </w:ins>
      <w:ins w:id="323" w:author="Guest" w:date="2016-01-19T00:27:00Z">
        <w:r w:rsidR="6AB11B4E">
          <w:t>To operate on the model</w:t>
        </w:r>
      </w:ins>
      <w:ins w:id="324" w:author="Guest" w:date="2016-01-19T01:20:00Z">
        <w:r w:rsidR="7249572E" w:rsidRPr="1FFA4D0D">
          <w:t>,</w:t>
        </w:r>
      </w:ins>
      <w:ins w:id="325" w:author="Guest" w:date="2016-01-19T00:27:00Z">
        <w:r w:rsidR="6AB11B4E">
          <w:t xml:space="preserve"> the user </w:t>
        </w:r>
        <w:del w:id="326" w:author="Yupeng Zhang" w:date="2016-01-20T16:13:00Z">
          <w:r w:rsidR="6AB11B4E" w:rsidDel="00DF4604">
            <w:delText>have</w:delText>
          </w:r>
        </w:del>
      </w:ins>
      <w:ins w:id="327" w:author="Yupeng Zhang" w:date="2016-01-20T16:13:00Z">
        <w:r w:rsidR="00DF4604">
          <w:t>has</w:t>
        </w:r>
      </w:ins>
      <w:ins w:id="328" w:author="Guest" w:date="2016-01-19T00:27:00Z">
        <w:r w:rsidR="6AB11B4E">
          <w:t xml:space="preserve"> to rotate the scene to </w:t>
        </w:r>
        <w:r w:rsidR="23E8E3E0">
          <w:t xml:space="preserve">look at the model from different angles. While some </w:t>
        </w:r>
      </w:ins>
      <w:ins w:id="329" w:author="Guest" w:date="2016-01-19T00:22:00Z">
        <w:r w:rsidR="0A30E393">
          <w:t>design</w:t>
        </w:r>
      </w:ins>
      <w:ins w:id="330" w:author="Guest" w:date="2016-01-19T00:28:00Z">
        <w:r w:rsidR="57B44681">
          <w:t>ers want</w:t>
        </w:r>
      </w:ins>
      <w:ins w:id="331" w:author="Guest" w:date="2016-01-19T00:22:00Z">
        <w:r w:rsidR="0A30E393" w:rsidRPr="1FFA4D0D">
          <w:t xml:space="preserve"> </w:t>
        </w:r>
      </w:ins>
      <w:ins w:id="332" w:author="Guest" w:date="2016-01-19T00:28:00Z">
        <w:r w:rsidR="57B44681">
          <w:t xml:space="preserve">to have a tangible model to operate one, they will </w:t>
        </w:r>
        <w:proofErr w:type="gramStart"/>
        <w:r w:rsidR="57B44681">
          <w:t>chose</w:t>
        </w:r>
        <w:proofErr w:type="gramEnd"/>
        <w:r w:rsidR="57B44681">
          <w:t xml:space="preserve"> other materials to simulate the real</w:t>
        </w:r>
        <w:r w:rsidR="0A30E393" w:rsidRPr="1FFA4D0D">
          <w:t xml:space="preserve"> </w:t>
        </w:r>
        <w:r w:rsidR="641DCE6A">
          <w:t>model. Most models nowadays</w:t>
        </w:r>
        <w:r w:rsidR="0A30E393" w:rsidRPr="1FFA4D0D">
          <w:t xml:space="preserve"> </w:t>
        </w:r>
      </w:ins>
      <w:ins w:id="333" w:author="Guest" w:date="2016-01-19T00:23:00Z">
        <w:r w:rsidR="687A076A">
          <w:t xml:space="preserve">are created </w:t>
        </w:r>
        <w:r w:rsidR="35A4E50D">
          <w:t>by clay</w:t>
        </w:r>
      </w:ins>
      <w:ins w:id="334" w:author="Guest" w:date="2016-01-19T00:29:00Z">
        <w:r w:rsidR="0948F10D" w:rsidRPr="1FFA4D0D">
          <w:t>.</w:t>
        </w:r>
        <w:r w:rsidR="12789B30" w:rsidRPr="12789B30">
          <w:t xml:space="preserve"> But </w:t>
        </w:r>
      </w:ins>
      <w:ins w:id="335" w:author="Guest" w:date="2016-01-19T00:39:00Z">
        <w:r w:rsidR="0827112E" w:rsidRPr="12789B30">
          <w:t>in this app</w:t>
        </w:r>
      </w:ins>
      <w:ins w:id="336" w:author="Guest" w:date="2016-01-19T00:40:00Z">
        <w:r w:rsidR="27EB0536" w:rsidRPr="12789B30">
          <w:t xml:space="preserve">roach the user is not able receive </w:t>
        </w:r>
        <w:proofErr w:type="gramStart"/>
        <w:r w:rsidR="27EB0536" w:rsidRPr="12789B30">
          <w:t>a</w:t>
        </w:r>
        <w:proofErr w:type="gramEnd"/>
        <w:r w:rsidR="27EB0536" w:rsidRPr="12789B30">
          <w:t xml:space="preserve"> up</w:t>
        </w:r>
        <w:r w:rsidR="29623CBD" w:rsidRPr="12789B30">
          <w:t>dated tangible model in real-time.</w:t>
        </w:r>
      </w:ins>
    </w:p>
    <w:p w14:paraId="4283493C" w14:textId="3C145EC4" w:rsidR="0948F10D" w:rsidDel="0827112E" w:rsidRDefault="0948F10D">
      <w:pPr>
        <w:rPr>
          <w:del w:id="337" w:author="Guest" w:date="2016-01-19T00:39:00Z"/>
        </w:rPr>
      </w:pPr>
    </w:p>
    <w:p w14:paraId="6220946A" w14:textId="52A7C6C6" w:rsidR="00856FFB" w:rsidRPr="00856FFB" w:rsidRDefault="00856FFB">
      <w:pPr>
        <w:rPr>
          <w:ins w:id="338" w:author="Guest" w:date="2016-01-19T00:40:00Z"/>
        </w:rPr>
        <w:pPrChange w:id="339" w:author="Guest" w:date="2016-01-19T00:24:00Z">
          <w:pPr>
            <w:pStyle w:val="Body"/>
          </w:pPr>
        </w:pPrChange>
      </w:pPr>
    </w:p>
    <w:p w14:paraId="08004562" w14:textId="1969D84C" w:rsidR="00856FFB" w:rsidRPr="00856FFB" w:rsidRDefault="541B37C4">
      <w:pPr>
        <w:rPr>
          <w:ins w:id="340" w:author="Guest" w:date="2016-01-19T00:40:00Z"/>
        </w:rPr>
        <w:pPrChange w:id="341" w:author="Guest" w:date="2016-01-19T00:24:00Z">
          <w:pPr>
            <w:pStyle w:val="Body"/>
          </w:pPr>
        </w:pPrChange>
      </w:pPr>
      <w:ins w:id="342" w:author="Guest" w:date="2016-01-19T00:24:00Z">
        <w:r>
          <w:t>The problem with t</w:t>
        </w:r>
      </w:ins>
      <w:ins w:id="343" w:author="Guest" w:date="2016-01-19T00:40:00Z">
        <w:r w:rsidR="29623CBD">
          <w:t xml:space="preserve">his </w:t>
        </w:r>
      </w:ins>
      <w:ins w:id="344" w:author="Guest" w:date="2016-01-19T00:24:00Z">
        <w:r>
          <w:t xml:space="preserve">design processes is that there is no </w:t>
        </w:r>
      </w:ins>
      <w:ins w:id="345" w:author="Yupeng Zhang" w:date="2016-01-18T18:19:00Z">
        <w:r w:rsidR="00856FFB">
          <w:t>REAL-TIME tangible feedback</w:t>
        </w:r>
      </w:ins>
      <w:ins w:id="346" w:author="Guest" w:date="2016-01-19T00:24:00Z">
        <w:r>
          <w:t xml:space="preserve">. We </w:t>
        </w:r>
        <w:r w:rsidR="04CBD8EE">
          <w:t xml:space="preserve">introduce 3D printing into the design process so after each iteration </w:t>
        </w:r>
      </w:ins>
      <w:ins w:id="347" w:author="Guest" w:date="2016-01-19T00:25:00Z">
        <w:r w:rsidR="212908BB">
          <w:t xml:space="preserve">of design, the user can print the model with a 3D printer and use it as </w:t>
        </w:r>
        <w:r w:rsidR="49794588">
          <w:t>the new model.</w:t>
        </w:r>
      </w:ins>
      <w:ins w:id="348" w:author="Guest" w:date="2016-01-19T01:39:00Z">
        <w:r w:rsidR="4253600B">
          <w:t xml:space="preserve"> With thi</w:t>
        </w:r>
        <w:r w:rsidR="34BD275A">
          <w:t xml:space="preserve">s approach the user can use the 3D printed object as the new </w:t>
        </w:r>
      </w:ins>
      <w:ins w:id="349" w:author="Guest" w:date="2016-01-19T01:49:00Z">
        <w:r w:rsidR="5ABD8FCD">
          <w:t>t</w:t>
        </w:r>
      </w:ins>
      <w:ins w:id="350" w:author="Guest" w:date="2016-01-19T01:50:00Z">
        <w:r w:rsidR="728BDBA7">
          <w:t>angible model for further design.</w:t>
        </w:r>
      </w:ins>
    </w:p>
    <w:p w14:paraId="51676087" w14:textId="43511E08" w:rsidR="29623CBD" w:rsidRDefault="29623CBD">
      <w:pPr>
        <w:rPr>
          <w:ins w:id="351" w:author="Guest" w:date="2016-01-19T00:41:00Z"/>
        </w:rPr>
      </w:pPr>
    </w:p>
    <w:p w14:paraId="45715EA8" w14:textId="442EFAC8" w:rsidR="41CE8B1E" w:rsidRDefault="41CE8B1E">
      <w:ins w:id="352" w:author="Guest" w:date="2016-01-19T00:41:00Z">
        <w:r>
          <w:t>In order for the user to know how th</w:t>
        </w:r>
        <w:r w:rsidR="6299F991" w:rsidRPr="6299F991">
          <w:t xml:space="preserve">eir model will look like before the 3D print happens, we use holographic display to show the user the </w:t>
        </w:r>
      </w:ins>
      <w:ins w:id="353" w:author="Guest" w:date="2016-01-19T00:42:00Z">
        <w:r w:rsidR="31EE057F" w:rsidRPr="31EE057F">
          <w:t xml:space="preserve">updated model in real-time. After the user operate on the model itself, </w:t>
        </w:r>
        <w:r w:rsidR="18344F70" w:rsidRPr="18344F70">
          <w:t>the new parts which inc</w:t>
        </w:r>
      </w:ins>
      <w:ins w:id="354" w:author="Guest" w:date="2016-01-19T00:43:00Z">
        <w:r w:rsidR="4569A32C" w:rsidRPr="4569A32C">
          <w:t xml:space="preserve">lude the extension of the existed object </w:t>
        </w:r>
      </w:ins>
      <w:ins w:id="355" w:author="Guest" w:date="2016-01-19T00:42:00Z">
        <w:r w:rsidR="18344F70" w:rsidRPr="18344F70">
          <w:t>will be displayed.</w:t>
        </w:r>
      </w:ins>
      <w:ins w:id="356" w:author="Guest" w:date="2016-01-19T00:47:00Z">
        <w:r w:rsidR="1A76143E" w:rsidRPr="18344F70">
          <w:t xml:space="preserve"> Also through the disp</w:t>
        </w:r>
      </w:ins>
      <w:ins w:id="357" w:author="Guest" w:date="2016-01-19T00:48:00Z">
        <w:r w:rsidR="1A3CD6F7" w:rsidRPr="18344F70">
          <w:t xml:space="preserve">lay of the VR headset </w:t>
        </w:r>
        <w:r w:rsidR="30E6963A" w:rsidRPr="18344F70">
          <w:t xml:space="preserve">we can achieve stronger </w:t>
        </w:r>
      </w:ins>
      <w:ins w:id="358" w:author="Guest" w:date="2016-01-19T00:49:00Z">
        <w:r w:rsidR="63D4DB6C" w:rsidRPr="18344F70">
          <w:t>depth cue display.</w:t>
        </w:r>
      </w:ins>
    </w:p>
    <w:p w14:paraId="5F797CF8" w14:textId="1081A75C" w:rsidR="29623CBD" w:rsidRDefault="29623CBD"/>
    <w:p w14:paraId="02B3D4FA" w14:textId="06B5280C" w:rsidR="00DB1529" w:rsidRDefault="00917CF5">
      <w:pPr>
        <w:pStyle w:val="Heading2"/>
        <w:rPr>
          <w:ins w:id="359" w:author="Yupeng Zhang" w:date="2016-01-18T17:58:00Z"/>
        </w:rPr>
        <w:pPrChange w:id="360" w:author="Yupeng Zhang" w:date="2016-01-18T17:52:00Z">
          <w:pPr>
            <w:pStyle w:val="Body"/>
          </w:pPr>
        </w:pPrChange>
      </w:pPr>
      <w:ins w:id="361" w:author="Yupeng Zhang" w:date="2016-01-18T17:32:00Z">
        <w:r>
          <w:t>Digital content overlay</w:t>
        </w:r>
      </w:ins>
    </w:p>
    <w:p w14:paraId="2F580310" w14:textId="5C20F55D" w:rsidR="00E77B21" w:rsidRDefault="00E77B21">
      <w:pPr>
        <w:rPr>
          <w:ins w:id="362" w:author="Yupeng Zhang" w:date="2016-01-20T17:04:00Z"/>
        </w:rPr>
        <w:pPrChange w:id="363" w:author="Yupeng Zhang" w:date="2016-01-18T17:58:00Z">
          <w:pPr>
            <w:pStyle w:val="Body"/>
          </w:pPr>
        </w:pPrChange>
      </w:pPr>
      <w:ins w:id="364" w:author="Yupeng Zhang" w:date="2016-01-18T17:58:00Z">
        <w:r>
          <w:t>The digital content</w:t>
        </w:r>
      </w:ins>
      <w:ins w:id="365" w:author="Yupeng Zhang" w:date="2016-01-18T18:00:00Z">
        <w:r>
          <w:t>s</w:t>
        </w:r>
      </w:ins>
      <w:ins w:id="366" w:author="Yupeng Zhang" w:date="2016-01-18T17:58:00Z">
        <w:r>
          <w:t xml:space="preserve"> are overlay with the physical proxy using an AR headset in user’s p</w:t>
        </w:r>
      </w:ins>
      <w:ins w:id="367" w:author="Yupeng Zhang" w:date="2016-01-18T17:59:00Z">
        <w:r>
          <w:t>erspective</w:t>
        </w:r>
      </w:ins>
      <w:ins w:id="368" w:author="Yupeng Zhang" w:date="2016-01-18T17:58:00Z">
        <w:r>
          <w:t>,</w:t>
        </w:r>
      </w:ins>
      <w:ins w:id="369" w:author="Yupeng Zhang" w:date="2016-01-18T17:59:00Z">
        <w:r>
          <w:t xml:space="preserve"> the content is </w:t>
        </w:r>
      </w:ins>
      <w:ins w:id="370" w:author="Yupeng Zhang" w:date="2016-01-18T18:00:00Z">
        <w:r>
          <w:t xml:space="preserve">depth aligned with </w:t>
        </w:r>
        <w:r w:rsidRPr="00E77B21">
          <w:t>stereoscopic</w:t>
        </w:r>
        <w:r>
          <w:t xml:space="preserve"> cue.</w:t>
        </w:r>
      </w:ins>
    </w:p>
    <w:p w14:paraId="7771C5D3" w14:textId="33286C06" w:rsidR="004D4905" w:rsidRDefault="004D4905">
      <w:pPr>
        <w:jc w:val="center"/>
        <w:rPr>
          <w:ins w:id="371" w:author="Yupeng Zhang" w:date="2016-01-20T16:14:00Z"/>
        </w:rPr>
        <w:pPrChange w:id="372" w:author="Yupeng Zhang" w:date="2016-01-20T17:05:00Z">
          <w:pPr>
            <w:pStyle w:val="Body"/>
          </w:pPr>
        </w:pPrChange>
      </w:pPr>
      <w:ins w:id="373" w:author="Yupeng Zhang" w:date="2016-01-20T17:04:00Z">
        <w:r>
          <w:rPr>
            <w:noProof/>
            <w:lang w:eastAsia="zh-CN"/>
          </w:rPr>
          <w:drawing>
            <wp:inline distT="0" distB="0" distL="0" distR="0" wp14:anchorId="7AD6CB13" wp14:editId="6F912281">
              <wp:extent cx="2887859" cy="18288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856D7.tmp"/>
                      <pic:cNvPicPr/>
                    </pic:nvPicPr>
                    <pic:blipFill>
                      <a:blip r:embed="rId6"/>
                      <a:stretch>
                        <a:fillRect/>
                      </a:stretch>
                    </pic:blipFill>
                    <pic:spPr>
                      <a:xfrm>
                        <a:off x="0" y="0"/>
                        <a:ext cx="2903140" cy="1838477"/>
                      </a:xfrm>
                      <a:prstGeom prst="rect">
                        <a:avLst/>
                      </a:prstGeom>
                    </pic:spPr>
                  </pic:pic>
                </a:graphicData>
              </a:graphic>
            </wp:inline>
          </w:drawing>
        </w:r>
      </w:ins>
    </w:p>
    <w:p w14:paraId="37E43D8E" w14:textId="3049D472" w:rsidR="00DF4604" w:rsidRDefault="00DF4604">
      <w:pPr>
        <w:rPr>
          <w:ins w:id="374" w:author="Yupeng Zhang" w:date="2016-01-20T16:34:00Z"/>
        </w:rPr>
        <w:pPrChange w:id="375" w:author="Yupeng Zhang" w:date="2016-01-18T17:58:00Z">
          <w:pPr>
            <w:pStyle w:val="Body"/>
          </w:pPr>
        </w:pPrChange>
      </w:pPr>
      <w:ins w:id="376" w:author="Yupeng Zhang" w:date="2016-01-20T16:15:00Z">
        <w:r>
          <w:t xml:space="preserve">In the figure, we use black stroke </w:t>
        </w:r>
      </w:ins>
      <w:ins w:id="377" w:author="Yupeng Zhang" w:date="2016-01-20T16:16:00Z">
        <w:r>
          <w:t xml:space="preserve">to visualize physical object. And overlays the digital contents </w:t>
        </w:r>
      </w:ins>
      <w:ins w:id="378" w:author="Yupeng Zhang" w:date="2016-01-20T16:17:00Z">
        <w:r>
          <w:t>(colored</w:t>
        </w:r>
      </w:ins>
      <w:ins w:id="379" w:author="Yupeng Zhang" w:date="2016-01-20T16:16:00Z">
        <w:r>
          <w:t xml:space="preserve"> strokes) among the physical model.</w:t>
        </w:r>
      </w:ins>
    </w:p>
    <w:p w14:paraId="2D5ACF49" w14:textId="4B21D085" w:rsidR="00DF4604" w:rsidRPr="00DF4604" w:rsidRDefault="00917CF5">
      <w:pPr>
        <w:pStyle w:val="Heading2"/>
        <w:rPr>
          <w:ins w:id="380" w:author="Yupeng Zhang" w:date="2016-01-18T18:00:00Z"/>
        </w:rPr>
        <w:pPrChange w:id="381" w:author="Yupeng Zhang" w:date="2016-01-20T17:05:00Z">
          <w:pPr>
            <w:pStyle w:val="Body"/>
          </w:pPr>
        </w:pPrChange>
      </w:pPr>
      <w:ins w:id="382" w:author="Yupeng Zhang" w:date="2016-01-18T17:30:00Z">
        <w:r>
          <w:t>Surface sketching</w:t>
        </w:r>
      </w:ins>
    </w:p>
    <w:p w14:paraId="33BCBB5A" w14:textId="335E0505" w:rsidR="00DF4604" w:rsidRDefault="00671FDF">
      <w:pPr>
        <w:rPr>
          <w:ins w:id="383" w:author="Yupeng Zhang" w:date="2016-01-18T18:05:00Z"/>
        </w:rPr>
        <w:pPrChange w:id="384" w:author="Yupeng Zhang" w:date="2016-01-18T18:00:00Z">
          <w:pPr>
            <w:pStyle w:val="Body"/>
          </w:pPr>
        </w:pPrChange>
      </w:pPr>
      <w:ins w:id="385" w:author="Yupeng Zhang" w:date="2016-01-18T18:00:00Z">
        <w:r>
          <w:t xml:space="preserve">The user </w:t>
        </w:r>
      </w:ins>
      <w:ins w:id="386" w:author="Yupeng Zhang" w:date="2016-01-18T18:03:00Z">
        <w:r>
          <w:t>is</w:t>
        </w:r>
      </w:ins>
      <w:ins w:id="387" w:author="Yupeng Zhang" w:date="2016-01-18T18:00:00Z">
        <w:r>
          <w:t xml:space="preserve"> able to draw spatial curves directly on the </w:t>
        </w:r>
      </w:ins>
      <w:ins w:id="388" w:author="Yupeng Zhang" w:date="2016-01-18T18:01:00Z">
        <w:r>
          <w:t>physical proxy’s surface, just like any other 2D sketching based approach</w:t>
        </w:r>
      </w:ins>
      <w:ins w:id="389" w:author="Yupeng Zhang" w:date="2016-01-20T16:17:00Z">
        <w:r w:rsidR="00DF4604">
          <w:t xml:space="preserve"> (green strokes in the figure)</w:t>
        </w:r>
      </w:ins>
      <w:ins w:id="390" w:author="Yupeng Zhang" w:date="2016-01-18T18:01:00Z">
        <w:r>
          <w:t>.</w:t>
        </w:r>
      </w:ins>
      <w:ins w:id="391" w:author="Yupeng Zhang" w:date="2016-01-18T18:03:00Z">
        <w:r>
          <w:t xml:space="preserve"> And, they can </w:t>
        </w:r>
        <w:r w:rsidRPr="302262DD">
          <w:rPr>
            <w:i/>
            <w:iCs/>
            <w:rPrChange w:id="392" w:author="Nancy I" w:date="2016-01-22T16:05:00Z">
              <w:rPr/>
            </w:rPrChange>
          </w:rPr>
          <w:t>only</w:t>
        </w:r>
        <w:r>
          <w:t xml:space="preserve"> draw the curves on </w:t>
        </w:r>
      </w:ins>
      <w:ins w:id="393" w:author="Yupeng Zhang" w:date="2016-01-20T16:18:00Z">
        <w:r w:rsidR="00DF4604">
          <w:t>a</w:t>
        </w:r>
      </w:ins>
      <w:ins w:id="394" w:author="Yupeng Zhang" w:date="2016-01-18T18:03:00Z">
        <w:r>
          <w:t xml:space="preserve"> physical sur</w:t>
        </w:r>
      </w:ins>
      <w:ins w:id="395" w:author="Yupeng Zhang" w:date="2016-01-18T18:04:00Z">
        <w:r>
          <w:t xml:space="preserve">face by </w:t>
        </w:r>
        <w:r w:rsidRPr="302262DD">
          <w:rPr>
            <w:i/>
            <w:iCs/>
            <w:rPrChange w:id="396" w:author="Nancy I" w:date="2016-01-22T16:05:00Z">
              <w:rPr/>
            </w:rPrChange>
          </w:rPr>
          <w:t>default</w:t>
        </w:r>
        <w:r>
          <w:t>.</w:t>
        </w:r>
      </w:ins>
      <w:ins w:id="397" w:author="Yupeng Zhang" w:date="2016-01-20T16:19:00Z">
        <w:r w:rsidR="00DF4604">
          <w:t xml:space="preserve"> This operation </w:t>
        </w:r>
      </w:ins>
      <w:ins w:id="398" w:author="Yupeng Zhang" w:date="2016-01-20T16:20:00Z">
        <w:r w:rsidR="00DF4604">
          <w:t>is</w:t>
        </w:r>
      </w:ins>
      <w:ins w:id="399" w:author="Yupeng Zhang" w:date="2016-01-20T16:19:00Z">
        <w:r w:rsidR="00DF4604">
          <w:t xml:space="preserve"> triggered by </w:t>
        </w:r>
      </w:ins>
      <w:ins w:id="400" w:author="Yupeng Zhang" w:date="2016-01-20T16:20:00Z">
        <w:r w:rsidR="00DF4604">
          <w:t>physical</w:t>
        </w:r>
      </w:ins>
      <w:ins w:id="401" w:author="Yupeng Zhang" w:date="2016-01-20T16:19:00Z">
        <w:r w:rsidR="00DF4604">
          <w:t xml:space="preserve"> </w:t>
        </w:r>
      </w:ins>
      <w:ins w:id="402" w:author="Yupeng Zhang" w:date="2016-01-20T16:20:00Z">
        <w:r w:rsidR="00DF4604">
          <w:t>pressure sensor mounted on the stylus tip.</w:t>
        </w:r>
      </w:ins>
      <w:ins w:id="403" w:author="Yupeng Zhang" w:date="2016-01-18T18:04:00Z">
        <w:r>
          <w:t xml:space="preserve"> This restriction ensures that the curve they </w:t>
        </w:r>
      </w:ins>
      <w:ins w:id="404" w:author="Yupeng Zhang" w:date="2016-01-20T16:20:00Z">
        <w:r w:rsidR="00DF4604">
          <w:t>illustrated are</w:t>
        </w:r>
      </w:ins>
      <w:ins w:id="405" w:author="Yupeng Zhang" w:date="2016-01-18T18:04:00Z">
        <w:r>
          <w:t xml:space="preserve"> high-quality curves instead of </w:t>
        </w:r>
      </w:ins>
      <w:ins w:id="406" w:author="Yupeng Zhang" w:date="2016-01-18T18:05:00Z">
        <w:r>
          <w:t>the typical result you get from un-constrained on-air drawing inputs</w:t>
        </w:r>
      </w:ins>
      <w:ins w:id="407" w:author="Yupeng Zhang" w:date="2016-01-20T16:18:00Z">
        <w:r w:rsidR="00DF4604">
          <w:t>, e.g. [ref]</w:t>
        </w:r>
      </w:ins>
      <w:ins w:id="408" w:author="Yupeng Zhang" w:date="2016-01-18T18:05:00Z">
        <w:r>
          <w:t>.</w:t>
        </w:r>
      </w:ins>
      <w:ins w:id="409" w:author="Yupeng Zhang" w:date="2016-01-20T16:20:00Z">
        <w:r w:rsidR="00DF4604">
          <w:t xml:space="preserve"> </w:t>
        </w:r>
      </w:ins>
      <w:ins w:id="410" w:author="Yupeng Zhang" w:date="2016-01-20T16:21:00Z">
        <w:r w:rsidR="00DF4604">
          <w:t>The artist will always rec</w:t>
        </w:r>
      </w:ins>
      <w:ins w:id="411" w:author="Nancy I" w:date="2016-01-21T02:16:00Z">
        <w:r w:rsidR="0F4E6410">
          <w:t>e</w:t>
        </w:r>
      </w:ins>
      <w:ins w:id="412" w:author="Yupeng Zhang" w:date="2016-01-20T16:21:00Z">
        <w:r w:rsidR="00DF4604">
          <w:t xml:space="preserve">ive tangible feedback will </w:t>
        </w:r>
        <w:proofErr w:type="gramStart"/>
        <w:r w:rsidR="00DF4604">
          <w:t>working</w:t>
        </w:r>
        <w:proofErr w:type="gramEnd"/>
        <w:r w:rsidR="00DF4604">
          <w:t xml:space="preserve"> with this type of spatial sketch, maximizing their skills trained in 2D case.</w:t>
        </w:r>
      </w:ins>
    </w:p>
    <w:p w14:paraId="5755DADC" w14:textId="58501CAD" w:rsidR="00917CF5" w:rsidRDefault="2ABDE9D4">
      <w:pPr>
        <w:pStyle w:val="Heading2"/>
        <w:rPr>
          <w:ins w:id="413" w:author="Yupeng Zhang" w:date="2016-01-18T18:01:00Z"/>
        </w:rPr>
        <w:pPrChange w:id="414" w:author="Yupeng Zhang" w:date="2016-01-20T17:05:00Z">
          <w:pPr>
            <w:pStyle w:val="Body"/>
          </w:pPr>
        </w:pPrChange>
      </w:pPr>
      <w:ins w:id="415" w:author="Guest" w:date="2016-01-19T00:18:00Z">
        <w:del w:id="416" w:author="Yupeng Zhang" w:date="2016-01-20T16:19:00Z">
          <w:r w:rsidDel="00DF4604">
            <w:delText>ibi</w:delText>
          </w:r>
        </w:del>
      </w:ins>
      <w:ins w:id="417" w:author="Yupeng Zhang" w:date="2016-01-18T17:35:00Z">
        <w:r w:rsidR="00917CF5">
          <w:t>Re-sketching</w:t>
        </w:r>
      </w:ins>
    </w:p>
    <w:p w14:paraId="0C1BE7AD" w14:textId="747081AC" w:rsidR="00671FDF" w:rsidRPr="00671FDF" w:rsidRDefault="00671FDF">
      <w:pPr>
        <w:rPr>
          <w:ins w:id="418" w:author="Yupeng Zhang" w:date="2016-01-18T17:30:00Z"/>
        </w:rPr>
        <w:pPrChange w:id="419" w:author="Yupeng Zhang" w:date="2016-01-18T18:01:00Z">
          <w:pPr>
            <w:pStyle w:val="Body"/>
          </w:pPr>
        </w:pPrChange>
      </w:pPr>
      <w:ins w:id="420" w:author="Yupeng Zhang" w:date="2016-01-18T18:02:00Z">
        <w:r>
          <w:t xml:space="preserve">We also </w:t>
        </w:r>
      </w:ins>
      <w:ins w:id="421" w:author="Yupeng Zhang" w:date="2016-01-20T16:21:00Z">
        <w:r w:rsidR="00DF4604">
          <w:t>allow</w:t>
        </w:r>
      </w:ins>
      <w:ins w:id="422" w:author="Yupeng Zhang" w:date="2016-01-18T18:02:00Z">
        <w:r>
          <w:t xml:space="preserve"> the </w:t>
        </w:r>
      </w:ins>
      <w:ins w:id="423" w:author="Yupeng Zhang" w:date="2016-01-20T16:21:00Z">
        <w:r w:rsidR="00DF4604">
          <w:t>artist</w:t>
        </w:r>
      </w:ins>
      <w:ins w:id="424" w:author="Yupeng Zhang" w:date="2016-01-18T18:02:00Z">
        <w:r>
          <w:t xml:space="preserve"> to re-sketch the </w:t>
        </w:r>
      </w:ins>
      <w:ins w:id="425" w:author="Yupeng Zhang" w:date="2016-01-20T16:22:00Z">
        <w:r w:rsidR="00DF4604">
          <w:t xml:space="preserve">surface </w:t>
        </w:r>
      </w:ins>
      <w:ins w:id="426" w:author="Yupeng Zhang" w:date="2016-01-18T18:02:00Z">
        <w:r>
          <w:t>curves they already draw</w:t>
        </w:r>
      </w:ins>
      <w:ins w:id="427" w:author="Nancy I" w:date="2016-01-21T02:16:00Z">
        <w:r w:rsidR="0F4E6410">
          <w:t>n</w:t>
        </w:r>
      </w:ins>
      <w:ins w:id="428" w:author="Yupeng Zhang" w:date="2016-01-20T16:23:00Z">
        <w:r w:rsidR="005E73B6">
          <w:t>, the connected 3D volumes will also be update in real-time. This behavi</w:t>
        </w:r>
      </w:ins>
      <w:ins w:id="429" w:author="Nancy I" w:date="2016-01-21T02:16:00Z">
        <w:r w:rsidR="0F4E6410">
          <w:t>o</w:t>
        </w:r>
      </w:ins>
      <w:ins w:id="430" w:author="Yupeng Zhang" w:date="2016-01-20T16:23:00Z">
        <w:del w:id="431" w:author="Nancy I" w:date="2016-01-21T02:16:00Z">
          <w:r w:rsidR="005E73B6" w:rsidDel="0F4E6410">
            <w:delText>e</w:delText>
          </w:r>
        </w:del>
        <w:r w:rsidR="005E73B6">
          <w:t>r</w:t>
        </w:r>
      </w:ins>
      <w:ins w:id="432" w:author="Yupeng Zhang" w:date="2016-01-18T18:02:00Z">
        <w:r>
          <w:t xml:space="preserve"> </w:t>
        </w:r>
      </w:ins>
      <w:ins w:id="433" w:author="Yupeng Zhang" w:date="2016-01-21T10:53:00Z">
        <w:r w:rsidR="003D035F">
          <w:t>gives</w:t>
        </w:r>
      </w:ins>
      <w:ins w:id="434" w:author="Yupeng Zhang" w:date="2016-01-20T16:22:00Z">
        <w:r w:rsidR="005E73B6">
          <w:t xml:space="preserve"> them the flexibility to modify the details shape of the model after their first touch</w:t>
        </w:r>
      </w:ins>
      <w:ins w:id="435" w:author="Yupeng Zhang" w:date="2016-01-20T16:23:00Z">
        <w:r w:rsidR="005E73B6">
          <w:t>,</w:t>
        </w:r>
      </w:ins>
      <w:ins w:id="436" w:author="Guest" w:date="2016-01-19T00:18:00Z">
        <w:del w:id="437" w:author="Yupeng Zhang" w:date="2016-01-20T16:23:00Z">
          <w:r w:rsidR="2ABDE9D4" w:rsidDel="005E73B6">
            <w:delText>e</w:delText>
          </w:r>
        </w:del>
      </w:ins>
      <w:ins w:id="438" w:author="Yupeng Zhang" w:date="2016-01-20T16:23:00Z">
        <w:r w:rsidR="005E73B6">
          <w:t xml:space="preserve"> and enables them to illustrate the global structure of their design at the early stage, instead of diving into details</w:t>
        </w:r>
      </w:ins>
      <w:ins w:id="439" w:author="Yupeng Zhang" w:date="2016-01-18T18:03:00Z">
        <w:r>
          <w:t>.</w:t>
        </w:r>
      </w:ins>
    </w:p>
    <w:p w14:paraId="13BA0FC1" w14:textId="77F83CB7" w:rsidR="00917CF5" w:rsidRDefault="00917CF5">
      <w:pPr>
        <w:pStyle w:val="Heading2"/>
        <w:rPr>
          <w:ins w:id="440" w:author="Yupeng Zhang" w:date="2016-01-18T18:03:00Z"/>
        </w:rPr>
        <w:pPrChange w:id="441" w:author="Yupeng Zhang" w:date="2016-01-18T17:52:00Z">
          <w:pPr>
            <w:pStyle w:val="Body"/>
          </w:pPr>
        </w:pPrChange>
      </w:pPr>
      <w:ins w:id="442" w:author="Yupeng Zhang" w:date="2016-01-18T17:36:00Z">
        <w:r>
          <w:t xml:space="preserve">Stylus on-air </w:t>
        </w:r>
      </w:ins>
      <w:ins w:id="443" w:author="Yupeng Zhang" w:date="2016-01-18T17:30:00Z">
        <w:r>
          <w:t>dragging</w:t>
        </w:r>
      </w:ins>
    </w:p>
    <w:p w14:paraId="093E3FF4" w14:textId="6CE40A41" w:rsidR="00671FDF" w:rsidRPr="00671FDF" w:rsidRDefault="005E73B6">
      <w:pPr>
        <w:rPr>
          <w:ins w:id="444" w:author="Yupeng Zhang" w:date="2016-01-18T17:36:00Z"/>
        </w:rPr>
        <w:pPrChange w:id="445" w:author="Yupeng Zhang" w:date="2016-01-18T18:03:00Z">
          <w:pPr>
            <w:pStyle w:val="Body"/>
          </w:pPr>
        </w:pPrChange>
      </w:pPr>
      <w:ins w:id="446" w:author="Yupeng Zhang" w:date="2016-01-20T16:24:00Z">
        <w:r>
          <w:t xml:space="preserve">To take advantage of the 3D input space, we also allow the user the draw free-form spatial </w:t>
        </w:r>
        <w:r w:rsidR="007F11CB">
          <w:t>curve in mid</w:t>
        </w:r>
      </w:ins>
      <w:ins w:id="447" w:author="Yupeng Zhang" w:date="2016-01-20T16:36:00Z">
        <w:r w:rsidR="007F11CB" w:rsidRPr="3B61C407">
          <w:t>-</w:t>
        </w:r>
      </w:ins>
      <w:ins w:id="448" w:author="Yupeng Zhang" w:date="2016-01-20T16:24:00Z">
        <w:r>
          <w:t xml:space="preserve">air. </w:t>
        </w:r>
      </w:ins>
      <w:ins w:id="449" w:author="Yupeng Zhang" w:date="2016-01-20T16:25:00Z">
        <w:r>
          <w:t xml:space="preserve">This type of drawing </w:t>
        </w:r>
        <w:proofErr w:type="gramStart"/>
        <w:r>
          <w:t>are</w:t>
        </w:r>
        <w:proofErr w:type="gramEnd"/>
        <w:r>
          <w:t xml:space="preserve"> lack of tangible feedback and reference frame, will usually result in in</w:t>
        </w:r>
      </w:ins>
      <w:ins w:id="450" w:author="Nancy I" w:date="2016-02-23T19:17:00Z">
        <w:r w:rsidR="612BD89C">
          <w:t xml:space="preserve">accurate </w:t>
        </w:r>
      </w:ins>
      <w:ins w:id="451" w:author="Yupeng Zhang" w:date="2016-01-20T16:25:00Z">
        <w:del w:id="452" w:author="Nancy I" w:date="2016-02-23T19:17:00Z">
          <w:r w:rsidDel="612BD89C">
            <w:delText xml:space="preserve"> </w:delText>
          </w:r>
        </w:del>
        <w:r>
          <w:t>form, but it is useful to illustrate the ideas and structures.</w:t>
        </w:r>
      </w:ins>
    </w:p>
    <w:p w14:paraId="63FB0CD1" w14:textId="5A58CF35" w:rsidR="00917CF5" w:rsidRDefault="005E73B6">
      <w:pPr>
        <w:pStyle w:val="Heading2"/>
        <w:rPr>
          <w:ins w:id="453" w:author="Yupeng Zhang" w:date="2016-01-20T16:26:00Z"/>
        </w:rPr>
        <w:pPrChange w:id="454" w:author="Yupeng Zhang" w:date="2016-01-18T17:52:00Z">
          <w:pPr>
            <w:pStyle w:val="Body"/>
          </w:pPr>
        </w:pPrChange>
      </w:pPr>
      <w:ins w:id="455" w:author="Yupeng Zhang" w:date="2016-01-20T16:27:00Z">
        <w:r>
          <w:t>Modeling operations</w:t>
        </w:r>
      </w:ins>
    </w:p>
    <w:p w14:paraId="40162EC0" w14:textId="2E12F478" w:rsidR="005E73B6" w:rsidRPr="005E73B6" w:rsidRDefault="005E73B6">
      <w:pPr>
        <w:rPr>
          <w:ins w:id="456" w:author="Yupeng Zhang" w:date="2016-01-18T17:36:00Z"/>
        </w:rPr>
        <w:pPrChange w:id="457" w:author="Yupeng Zhang" w:date="2016-01-20T16:26:00Z">
          <w:pPr>
            <w:pStyle w:val="Body"/>
          </w:pPr>
        </w:pPrChange>
      </w:pPr>
      <w:ins w:id="458" w:author="Yupeng Zhang" w:date="2016-01-20T16:26:00Z">
        <w:r>
          <w:t xml:space="preserve">Instead drawing the boundary, which are </w:t>
        </w:r>
      </w:ins>
      <w:ins w:id="459" w:author="Yupeng Zhang" w:date="2016-01-20T16:27:00Z">
        <w:r>
          <w:t>typically</w:t>
        </w:r>
      </w:ins>
      <w:ins w:id="460" w:author="Yupeng Zhang" w:date="2016-01-20T16:26:00Z">
        <w:r>
          <w:t xml:space="preserve"> ambiguous to restrict the 3D model, we </w:t>
        </w:r>
      </w:ins>
      <w:ins w:id="461" w:author="Yupeng Zhang" w:date="2016-01-21T10:53:00Z">
        <w:r w:rsidR="003D035F">
          <w:t>design</w:t>
        </w:r>
      </w:ins>
      <w:ins w:id="462" w:author="Yupeng Zhang" w:date="2016-01-20T16:27:00Z">
        <w:r>
          <w:t xml:space="preserve"> our system to build totally solid 3D volumes instead of curve networks. Like the ato</w:t>
        </w:r>
      </w:ins>
      <w:ins w:id="463" w:author="Yupeng Zhang" w:date="2016-01-21T10:53:00Z">
        <w:r w:rsidR="003D035F">
          <w:t>mic</w:t>
        </w:r>
      </w:ins>
      <w:ins w:id="464" w:author="Yupeng Zhang" w:date="2016-01-20T16:27:00Z">
        <w:r>
          <w:t xml:space="preserve"> operations showed in the figure, </w:t>
        </w:r>
      </w:ins>
      <w:ins w:id="465" w:author="Yupeng Zhang" w:date="2016-01-21T10:53:00Z">
        <w:r w:rsidR="003D035F">
          <w:t>these operations</w:t>
        </w:r>
      </w:ins>
      <w:ins w:id="466" w:author="Yupeng Zhang" w:date="2016-01-20T16:28:00Z">
        <w:r>
          <w:t xml:space="preserve"> are commonly used in existed modeling software, we </w:t>
        </w:r>
      </w:ins>
      <w:ins w:id="467" w:author="Yupeng Zhang" w:date="2016-01-21T10:53:00Z">
        <w:r w:rsidR="003D035F">
          <w:t xml:space="preserve">hope </w:t>
        </w:r>
      </w:ins>
      <w:ins w:id="468" w:author="Yupeng Zhang" w:date="2016-01-20T16:28:00Z">
        <w:r>
          <w:t xml:space="preserve">our user to </w:t>
        </w:r>
      </w:ins>
      <w:ins w:id="469" w:author="Yupeng Zhang" w:date="2016-01-21T10:52:00Z">
        <w:r w:rsidR="003D035F">
          <w:t>adopt</w:t>
        </w:r>
      </w:ins>
      <w:ins w:id="470" w:author="Yupeng Zhang" w:date="2016-01-20T16:28:00Z">
        <w:r>
          <w:t xml:space="preserve"> this </w:t>
        </w:r>
      </w:ins>
      <w:ins w:id="471" w:author="Yupeng Zhang" w:date="2016-01-20T16:29:00Z">
        <w:r>
          <w:t>paradigm</w:t>
        </w:r>
      </w:ins>
      <w:ins w:id="472" w:author="Yupeng Zhang" w:date="2016-01-20T16:28:00Z">
        <w:r>
          <w:t xml:space="preserve"> in a quick </w:t>
        </w:r>
      </w:ins>
      <w:ins w:id="473" w:author="Yupeng Zhang" w:date="2016-01-20T16:29:00Z">
        <w:r>
          <w:t>training</w:t>
        </w:r>
      </w:ins>
      <w:ins w:id="474" w:author="Yupeng Zhang" w:date="2016-01-20T16:28:00Z">
        <w:r>
          <w:t xml:space="preserve"> session,</w:t>
        </w:r>
      </w:ins>
    </w:p>
    <w:p w14:paraId="3127A67D" w14:textId="56091783" w:rsidR="00917CF5" w:rsidRDefault="005E73B6">
      <w:pPr>
        <w:pStyle w:val="Heading2"/>
        <w:rPr>
          <w:ins w:id="475" w:author="Yupeng Zhang" w:date="2016-01-20T16:29:00Z"/>
        </w:rPr>
        <w:pPrChange w:id="476" w:author="Yupeng Zhang" w:date="2016-01-18T17:52:00Z">
          <w:pPr>
            <w:pStyle w:val="Body"/>
          </w:pPr>
        </w:pPrChange>
      </w:pPr>
      <w:ins w:id="477" w:author="Yupeng Zhang" w:date="2016-01-20T16:29:00Z">
        <w:r>
          <w:t>Digital sculpting</w:t>
        </w:r>
      </w:ins>
    </w:p>
    <w:p w14:paraId="35D7DC20" w14:textId="24010706" w:rsidR="005E73B6" w:rsidRPr="005E73B6" w:rsidRDefault="005E73B6">
      <w:pPr>
        <w:rPr>
          <w:ins w:id="478" w:author="Yupeng Zhang" w:date="2016-01-18T17:30:00Z"/>
        </w:rPr>
        <w:pPrChange w:id="479" w:author="Yupeng Zhang" w:date="2016-01-20T16:29:00Z">
          <w:pPr>
            <w:pStyle w:val="Body"/>
          </w:pPr>
        </w:pPrChange>
      </w:pPr>
      <w:ins w:id="480" w:author="Yupeng Zhang" w:date="2016-01-20T16:29:00Z">
        <w:r>
          <w:t xml:space="preserve">Instead of constructive model </w:t>
        </w:r>
      </w:ins>
      <w:ins w:id="481" w:author="Yupeng Zhang" w:date="2016-01-20T16:30:00Z">
        <w:r>
          <w:t>strategy</w:t>
        </w:r>
      </w:ins>
      <w:ins w:id="482" w:author="Yupeng Zhang" w:date="2016-01-20T16:29:00Z">
        <w:r>
          <w:t xml:space="preserve">, the digital sculpting </w:t>
        </w:r>
      </w:ins>
      <w:ins w:id="483" w:author="Yupeng Zhang" w:date="2016-01-20T16:30:00Z">
        <w:r>
          <w:t xml:space="preserve">tools are also popular among artist, especially for creating high-detailed realistic looking objects (e.g. human face). </w:t>
        </w:r>
      </w:ins>
      <w:ins w:id="484" w:author="Yupeng Zhang" w:date="2016-01-20T16:31:00Z">
        <w:r>
          <w:t xml:space="preserve">The digital sculpting techniques should also </w:t>
        </w:r>
      </w:ins>
      <w:ins w:id="485" w:author="Yupeng Zhang" w:date="2016-01-20T16:32:00Z">
        <w:r>
          <w:t>have benefited from the direct physical proxy.</w:t>
        </w:r>
        <w:r w:rsidR="007F11CB">
          <w:t xml:space="preserve"> </w:t>
        </w:r>
      </w:ins>
    </w:p>
    <w:p w14:paraId="592AC6DA" w14:textId="5ECC012D" w:rsidR="00917CF5" w:rsidRDefault="00917CF5">
      <w:pPr>
        <w:pStyle w:val="Heading2"/>
        <w:rPr>
          <w:ins w:id="486" w:author="Yupeng Zhang" w:date="2016-01-20T16:35:00Z"/>
        </w:rPr>
        <w:pPrChange w:id="487" w:author="Yupeng Zhang" w:date="2016-01-18T17:52:00Z">
          <w:pPr>
            <w:pStyle w:val="Body"/>
          </w:pPr>
        </w:pPrChange>
      </w:pPr>
      <w:bookmarkStart w:id="488" w:name="_Ref441148383"/>
      <w:ins w:id="489" w:author="Yupeng Zhang" w:date="2016-01-18T17:30:00Z">
        <w:r>
          <w:t>Secondary proxy</w:t>
        </w:r>
      </w:ins>
      <w:bookmarkEnd w:id="488"/>
    </w:p>
    <w:p w14:paraId="13689579" w14:textId="2B2A5E0A" w:rsidR="007F11CB" w:rsidRDefault="007F11CB">
      <w:pPr>
        <w:rPr>
          <w:ins w:id="490" w:author="Yupeng Zhang" w:date="2016-01-20T17:05:00Z"/>
        </w:rPr>
        <w:pPrChange w:id="491" w:author="Yupeng Zhang" w:date="2016-01-20T16:35:00Z">
          <w:pPr>
            <w:pStyle w:val="Body"/>
          </w:pPr>
        </w:pPrChange>
      </w:pPr>
      <w:ins w:id="492" w:author="Yupeng Zhang" w:date="2016-01-20T16:37:00Z">
        <w:r>
          <w:t xml:space="preserve">Our system encourages user to use a secondary physical proxy as a </w:t>
        </w:r>
        <w:r w:rsidRPr="302262DD">
          <w:rPr>
            <w:i/>
            <w:iCs/>
            <w:rPrChange w:id="493" w:author="Nancy I" w:date="2016-01-22T16:05:00Z">
              <w:rPr/>
            </w:rPrChange>
          </w:rPr>
          <w:t>working surface</w:t>
        </w:r>
        <w:r>
          <w:t xml:space="preserve">, which serves as </w:t>
        </w:r>
        <w:proofErr w:type="gramStart"/>
        <w:r>
          <w:t>an</w:t>
        </w:r>
        <w:proofErr w:type="gramEnd"/>
        <w:r>
          <w:t xml:space="preserve"> </w:t>
        </w:r>
        <w:r w:rsidRPr="00630628">
          <w:rPr>
            <w:i/>
            <w:iCs/>
          </w:rPr>
          <w:t xml:space="preserve">ruler </w:t>
        </w:r>
        <w:r>
          <w:t xml:space="preserve">to helps the user draws curves aligned or certain </w:t>
        </w:r>
      </w:ins>
      <w:ins w:id="494" w:author="Yupeng Zhang" w:date="2016-01-20T16:38:00Z">
        <w:r>
          <w:t>constraints</w:t>
        </w:r>
      </w:ins>
      <w:ins w:id="495" w:author="Yupeng Zhang" w:date="2016-01-20T16:37:00Z">
        <w:r>
          <w:t>.</w:t>
        </w:r>
      </w:ins>
      <w:ins w:id="496" w:author="Yupeng Zhang" w:date="2016-01-20T16:38:00Z">
        <w:r>
          <w:t xml:space="preserve"> The tangible feedback and stylus fraction also helps the user to get more accurate result.</w:t>
        </w:r>
      </w:ins>
    </w:p>
    <w:p w14:paraId="13666134" w14:textId="6280D436" w:rsidR="004D4905" w:rsidRDefault="004D4905">
      <w:pPr>
        <w:jc w:val="center"/>
        <w:rPr>
          <w:ins w:id="497" w:author="Yupeng Zhang" w:date="2016-01-20T16:38:00Z"/>
        </w:rPr>
        <w:pPrChange w:id="498" w:author="Yupeng Zhang" w:date="2016-01-20T17:06:00Z">
          <w:pPr>
            <w:pStyle w:val="Body"/>
          </w:pPr>
        </w:pPrChange>
      </w:pPr>
      <w:ins w:id="499" w:author="Yupeng Zhang" w:date="2016-01-20T17:06:00Z">
        <w:r>
          <w:rPr>
            <w:noProof/>
            <w:lang w:eastAsia="zh-CN"/>
          </w:rPr>
          <w:lastRenderedPageBreak/>
          <w:drawing>
            <wp:inline distT="0" distB="0" distL="0" distR="0" wp14:anchorId="6B9CDDFA" wp14:editId="27B33AC1">
              <wp:extent cx="2912806" cy="15049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D8F3DF.tmp"/>
                      <pic:cNvPicPr/>
                    </pic:nvPicPr>
                    <pic:blipFill>
                      <a:blip r:embed="rId7"/>
                      <a:stretch>
                        <a:fillRect/>
                      </a:stretch>
                    </pic:blipFill>
                    <pic:spPr>
                      <a:xfrm>
                        <a:off x="0" y="0"/>
                        <a:ext cx="2936962" cy="1517430"/>
                      </a:xfrm>
                      <a:prstGeom prst="rect">
                        <a:avLst/>
                      </a:prstGeom>
                    </pic:spPr>
                  </pic:pic>
                </a:graphicData>
              </a:graphic>
            </wp:inline>
          </w:drawing>
        </w:r>
      </w:ins>
    </w:p>
    <w:p w14:paraId="4ED986D6" w14:textId="7A91F7C9" w:rsidR="007F11CB" w:rsidRDefault="007F11CB">
      <w:pPr>
        <w:rPr>
          <w:ins w:id="500" w:author="Yupeng Zhang" w:date="2016-01-20T16:39:00Z"/>
        </w:rPr>
        <w:pPrChange w:id="501" w:author="Yupeng Zhang" w:date="2016-01-20T16:35:00Z">
          <w:pPr>
            <w:pStyle w:val="Body"/>
          </w:pPr>
        </w:pPrChange>
      </w:pPr>
      <w:ins w:id="502" w:author="Yupeng Zhang" w:date="2016-01-20T16:38:00Z">
        <w:r>
          <w:t xml:space="preserve">One issue for use the secondary proxy is </w:t>
        </w:r>
      </w:ins>
      <w:ins w:id="503" w:author="Yupeng Zhang" w:date="2016-01-20T16:39:00Z">
        <w:r>
          <w:t xml:space="preserve">how to maintain the relationship the two proxy, our system allows two state for user to </w:t>
        </w:r>
        <w:proofErr w:type="gramStart"/>
        <w:r>
          <w:t>operate :</w:t>
        </w:r>
        <w:proofErr w:type="gramEnd"/>
        <w:r>
          <w:t xml:space="preserve"> lock and unlock.</w:t>
        </w:r>
      </w:ins>
    </w:p>
    <w:p w14:paraId="093B0D38" w14:textId="5BB18067" w:rsidR="007F11CB" w:rsidRDefault="007F11CB">
      <w:pPr>
        <w:rPr>
          <w:ins w:id="504" w:author="Yupeng Zhang" w:date="2016-01-20T16:44:00Z"/>
        </w:rPr>
        <w:pPrChange w:id="505" w:author="Yupeng Zhang" w:date="2016-01-20T16:35:00Z">
          <w:pPr>
            <w:pStyle w:val="Body"/>
          </w:pPr>
        </w:pPrChange>
      </w:pPr>
      <w:ins w:id="506" w:author="Yupeng Zhang" w:date="2016-01-20T16:39:00Z">
        <w:r>
          <w:t xml:space="preserve">By default, any secondary </w:t>
        </w:r>
      </w:ins>
      <w:ins w:id="507" w:author="Yupeng Zhang" w:date="2016-01-20T16:40:00Z">
        <w:r>
          <w:t xml:space="preserve">physical proxies are </w:t>
        </w:r>
      </w:ins>
      <w:ins w:id="508" w:author="Yupeng Zhang" w:date="2016-01-20T16:41:00Z">
        <w:r w:rsidRPr="00630628">
          <w:rPr>
            <w:i/>
            <w:iCs/>
          </w:rPr>
          <w:t>UNLOCKED</w:t>
        </w:r>
      </w:ins>
      <w:ins w:id="509" w:author="Yupeng Zhang" w:date="2016-01-20T16:40:00Z">
        <w:r>
          <w:t xml:space="preserve"> from the digital content user is working on. When the user tries to use it as a working space and helps they to draw, they </w:t>
        </w:r>
      </w:ins>
      <w:proofErr w:type="gramStart"/>
      <w:ins w:id="510" w:author="Yupeng Zhang" w:date="2016-01-20T16:41:00Z">
        <w:r>
          <w:t>aligns</w:t>
        </w:r>
      </w:ins>
      <w:proofErr w:type="gramEnd"/>
      <w:ins w:id="511" w:author="Yupeng Zhang" w:date="2016-01-20T16:40:00Z">
        <w:r>
          <w:t xml:space="preserve"> the object with the primary physical object</w:t>
        </w:r>
      </w:ins>
      <w:ins w:id="512" w:author="Yupeng Zhang" w:date="2016-01-20T16:41:00Z">
        <w:r>
          <w:t>, and an VO</w:t>
        </w:r>
      </w:ins>
      <w:ins w:id="513" w:author="Nancy I" w:date="2016-01-21T02:16:00Z">
        <w:r w:rsidR="0F4E6410">
          <w:t>IC</w:t>
        </w:r>
      </w:ins>
      <w:ins w:id="514" w:author="Yupeng Zhang" w:date="2016-01-20T16:41:00Z">
        <w:del w:id="515" w:author="Nancy I" w:date="2016-01-21T02:16:00Z">
          <w:r w:rsidDel="0F4E6410">
            <w:delText>CI</w:delText>
          </w:r>
        </w:del>
        <w:r>
          <w:t xml:space="preserve">E COMMAND are used to trigger the LOCK state, as the user should be busy with both of their hands. </w:t>
        </w:r>
      </w:ins>
      <w:ins w:id="516" w:author="Yupeng Zhang" w:date="2016-01-20T16:42:00Z">
        <w:r>
          <w:t xml:space="preserve">The LOCK state </w:t>
        </w:r>
        <w:r w:rsidR="00A15F1F">
          <w:t xml:space="preserve">locks the digital content to </w:t>
        </w:r>
      </w:ins>
      <w:ins w:id="517" w:author="Yupeng Zhang" w:date="2016-01-21T10:52:00Z">
        <w:r w:rsidR="003D035F">
          <w:t>the</w:t>
        </w:r>
      </w:ins>
      <w:ins w:id="518" w:author="Yupeng Zhang" w:date="2016-01-20T16:42:00Z">
        <w:r w:rsidR="00A15F1F">
          <w:t xml:space="preserve"> secondary physical proxy, instead of the primary one. This helps the user to free the hand which are previously holding the primary proxy</w:t>
        </w:r>
      </w:ins>
      <w:ins w:id="519" w:author="Yupeng Zhang" w:date="2016-01-20T16:43:00Z">
        <w:r w:rsidR="00A15F1F">
          <w:t xml:space="preserve">. The secondary physical proxy </w:t>
        </w:r>
        <w:proofErr w:type="gramStart"/>
        <w:r w:rsidR="00A15F1F">
          <w:t>are</w:t>
        </w:r>
        <w:proofErr w:type="gramEnd"/>
        <w:r w:rsidR="00A15F1F">
          <w:t xml:space="preserve"> essentially an TANGIBLE WORKING SPACE.</w:t>
        </w:r>
      </w:ins>
      <w:ins w:id="520" w:author="Yupeng Zhang" w:date="2016-01-20T16:44:00Z">
        <w:r w:rsidR="00A15F1F">
          <w:t xml:space="preserve"> After the user’s editing with the secondary proxy, the users can SHAKE the model or use the VO</w:t>
        </w:r>
      </w:ins>
      <w:ins w:id="521" w:author="Nancy I" w:date="2016-01-21T02:17:00Z">
        <w:r w:rsidR="37842D70">
          <w:t>IC</w:t>
        </w:r>
      </w:ins>
      <w:ins w:id="522" w:author="Yupeng Zhang" w:date="2016-01-20T16:44:00Z">
        <w:del w:id="523" w:author="Nancy I" w:date="2016-01-21T02:17:00Z">
          <w:r w:rsidR="00A15F1F" w:rsidDel="37842D70">
            <w:delText>CI</w:delText>
          </w:r>
        </w:del>
        <w:r w:rsidR="00A15F1F">
          <w:t>E to unlock the digital model, which automatic</w:t>
        </w:r>
      </w:ins>
      <w:ins w:id="524" w:author="Nancy I" w:date="2016-01-21T02:17:00Z">
        <w:r w:rsidR="37842D70">
          <w:t>al</w:t>
        </w:r>
      </w:ins>
      <w:ins w:id="525" w:author="Yupeng Zhang" w:date="2016-01-20T16:44:00Z">
        <w:r w:rsidR="00A15F1F">
          <w:t>ly returns to the primary proxy.</w:t>
        </w:r>
      </w:ins>
    </w:p>
    <w:p w14:paraId="49BF4C11" w14:textId="0AA202A4" w:rsidR="001F5E6A" w:rsidRPr="001F5E6A" w:rsidRDefault="004B0C32">
      <w:pPr>
        <w:pStyle w:val="Heading2"/>
        <w:rPr>
          <w:ins w:id="526" w:author="Yupeng Zhang" w:date="2016-01-20T16:45:00Z"/>
        </w:rPr>
        <w:pPrChange w:id="527" w:author="Yupeng Zhang" w:date="2016-01-20T17:01:00Z">
          <w:pPr>
            <w:pStyle w:val="Body"/>
          </w:pPr>
        </w:pPrChange>
      </w:pPr>
      <w:bookmarkStart w:id="528" w:name="_Ref441148393"/>
      <w:ins w:id="529" w:author="Yupeng Zhang" w:date="2016-01-20T17:01:00Z">
        <w:r>
          <w:t>Physical p</w:t>
        </w:r>
      </w:ins>
      <w:ins w:id="530" w:author="Yupeng Zhang" w:date="2016-01-18T17:31:00Z">
        <w:r w:rsidR="00917CF5">
          <w:t>roxy</w:t>
        </w:r>
      </w:ins>
      <w:ins w:id="531" w:author="Yupeng Zhang" w:date="2016-01-20T17:01:00Z">
        <w:r>
          <w:t xml:space="preserve"> </w:t>
        </w:r>
      </w:ins>
      <w:ins w:id="532" w:author="Yupeng Zhang" w:date="2016-01-18T17:31:00Z">
        <w:r w:rsidR="00917CF5">
          <w:t>update</w:t>
        </w:r>
      </w:ins>
      <w:bookmarkEnd w:id="528"/>
    </w:p>
    <w:p w14:paraId="1505399C" w14:textId="044C03C1" w:rsidR="00A15F1F" w:rsidRDefault="00A15F1F">
      <w:pPr>
        <w:rPr>
          <w:ins w:id="533" w:author="Yupeng Zhang" w:date="2016-01-20T17:06:00Z"/>
        </w:rPr>
        <w:pPrChange w:id="534" w:author="Yupeng Zhang" w:date="2016-01-20T16:45:00Z">
          <w:pPr>
            <w:pStyle w:val="Body"/>
          </w:pPr>
        </w:pPrChange>
      </w:pPr>
      <w:ins w:id="535" w:author="Yupeng Zhang" w:date="2016-01-20T16:45:00Z">
        <w:r>
          <w:t xml:space="preserve">The physical proxy will </w:t>
        </w:r>
        <w:proofErr w:type="gramStart"/>
        <w:r>
          <w:t>becomes</w:t>
        </w:r>
        <w:proofErr w:type="gramEnd"/>
        <w:r>
          <w:t xml:space="preserve"> more and more in-accurate along with the user’s editing, the user can request and PROXY-UPDATE by VOICE</w:t>
        </w:r>
      </w:ins>
      <w:ins w:id="536" w:author="Yupeng Zhang" w:date="2016-01-20T16:46:00Z">
        <w:r>
          <w:t xml:space="preserve">, which sends the digital model to 3D-printer, and re-fabricate the model in minutes (in hours for now). </w:t>
        </w:r>
      </w:ins>
      <w:ins w:id="537" w:author="Yupeng Zhang" w:date="2016-01-20T16:47:00Z">
        <w:r>
          <w:t xml:space="preserve">The updated model will </w:t>
        </w:r>
        <w:proofErr w:type="gramStart"/>
        <w:r>
          <w:t>serves</w:t>
        </w:r>
        <w:proofErr w:type="gramEnd"/>
        <w:r>
          <w:t xml:space="preserve"> are an more accurate proxy for the user to working on.</w:t>
        </w:r>
      </w:ins>
    </w:p>
    <w:p w14:paraId="7338C319" w14:textId="41ECE79B" w:rsidR="004D4905" w:rsidRPr="00A15F1F" w:rsidRDefault="004D4905">
      <w:pPr>
        <w:jc w:val="center"/>
        <w:rPr>
          <w:ins w:id="538" w:author="Yupeng Zhang" w:date="2016-01-18T17:30:00Z"/>
        </w:rPr>
        <w:pPrChange w:id="539" w:author="Yupeng Zhang" w:date="2016-01-20T17:06:00Z">
          <w:pPr>
            <w:pStyle w:val="Body"/>
          </w:pPr>
        </w:pPrChange>
      </w:pPr>
      <w:ins w:id="540" w:author="Yupeng Zhang" w:date="2016-01-20T17:06:00Z">
        <w:r>
          <w:rPr>
            <w:noProof/>
            <w:lang w:eastAsia="zh-CN"/>
          </w:rPr>
          <w:drawing>
            <wp:inline distT="0" distB="0" distL="0" distR="0" wp14:anchorId="61F2A9C8" wp14:editId="6749BF70">
              <wp:extent cx="2734662" cy="14351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8808D.tmp"/>
                      <pic:cNvPicPr/>
                    </pic:nvPicPr>
                    <pic:blipFill>
                      <a:blip r:embed="rId8"/>
                      <a:stretch>
                        <a:fillRect/>
                      </a:stretch>
                    </pic:blipFill>
                    <pic:spPr>
                      <a:xfrm>
                        <a:off x="0" y="0"/>
                        <a:ext cx="2747579" cy="1441878"/>
                      </a:xfrm>
                      <a:prstGeom prst="rect">
                        <a:avLst/>
                      </a:prstGeom>
                    </pic:spPr>
                  </pic:pic>
                </a:graphicData>
              </a:graphic>
            </wp:inline>
          </w:drawing>
        </w:r>
      </w:ins>
    </w:p>
    <w:p w14:paraId="0CC87591" w14:textId="0AE077F5" w:rsidR="00917CF5" w:rsidRDefault="001F5E6A">
      <w:pPr>
        <w:rPr>
          <w:ins w:id="541" w:author="Yupeng Zhang" w:date="2016-01-20T16:50:00Z"/>
        </w:rPr>
        <w:pPrChange w:id="542" w:author="Yupeng Zhang" w:date="2016-01-18T17:51:00Z">
          <w:pPr>
            <w:pStyle w:val="Body"/>
          </w:pPr>
        </w:pPrChange>
      </w:pPr>
      <w:ins w:id="543" w:author="Yupeng Zhang" w:date="2016-01-20T16:48:00Z">
        <w:r>
          <w:t xml:space="preserve">One thing to note is this update process should </w:t>
        </w:r>
        <w:proofErr w:type="gramStart"/>
        <w:r>
          <w:t>follows</w:t>
        </w:r>
        <w:proofErr w:type="gramEnd"/>
        <w:r>
          <w:t xml:space="preserve"> the user’s intention instead of always happens </w:t>
        </w:r>
      </w:ins>
      <w:ins w:id="544" w:author="Yupeng Zhang" w:date="2016-01-21T10:52:00Z">
        <w:r w:rsidR="003D035F">
          <w:t>automatically</w:t>
        </w:r>
      </w:ins>
      <w:ins w:id="545" w:author="Yupeng Zhang" w:date="2016-01-20T16:48:00Z">
        <w:r>
          <w:t xml:space="preserve">, as the update of physical proxy brings the accurate </w:t>
        </w:r>
      </w:ins>
      <w:ins w:id="546" w:author="Yupeng Zhang" w:date="2016-01-20T16:49:00Z">
        <w:r>
          <w:t>representation</w:t>
        </w:r>
      </w:ins>
      <w:ins w:id="547" w:author="Yupeng Zhang" w:date="2016-01-20T16:48:00Z">
        <w:r>
          <w:t>,</w:t>
        </w:r>
      </w:ins>
      <w:ins w:id="548" w:author="Yupeng Zhang" w:date="2016-01-20T16:49:00Z">
        <w:r>
          <w:t xml:space="preserve"> but it also brings CONSTRAINT to operation on certain space in the real world. Like the space between cups handle are hard to operate after the handle are made </w:t>
        </w:r>
      </w:ins>
      <w:ins w:id="549" w:author="Yupeng Zhang" w:date="2016-01-20T16:50:00Z">
        <w:r>
          <w:t>physical</w:t>
        </w:r>
      </w:ins>
      <w:ins w:id="550" w:author="Yupeng Zhang" w:date="2016-01-20T16:49:00Z">
        <w:r>
          <w:t>,</w:t>
        </w:r>
      </w:ins>
      <w:ins w:id="551" w:author="Yupeng Zhang" w:date="2016-01-20T16:50:00Z">
        <w:r>
          <w:t xml:space="preserve"> but the user does have more freedom to work on that area before the physical update.</w:t>
        </w:r>
      </w:ins>
      <w:ins w:id="552" w:author="Yupeng Zhang" w:date="2016-01-20T17:00:00Z">
        <w:r w:rsidR="004B0C32">
          <w:t xml:space="preserve"> But the </w:t>
        </w:r>
        <w:r w:rsidR="004B0C32">
          <w:t xml:space="preserve">system could detect the mismatch and made SUGGESTION for user about when to </w:t>
        </w:r>
      </w:ins>
      <w:ins w:id="553" w:author="Yupeng Zhang" w:date="2016-01-20T17:01:00Z">
        <w:r w:rsidR="004B0C32">
          <w:t>update their proxy.</w:t>
        </w:r>
      </w:ins>
    </w:p>
    <w:p w14:paraId="0D4B8D72" w14:textId="09C18967" w:rsidR="004534FD" w:rsidRDefault="004534FD">
      <w:pPr>
        <w:pStyle w:val="Heading2"/>
        <w:rPr>
          <w:ins w:id="554" w:author="Yupeng Zhang" w:date="2016-01-20T16:51:00Z"/>
        </w:rPr>
        <w:pPrChange w:id="555" w:author="Yupeng Zhang" w:date="2016-01-20T17:01:00Z">
          <w:pPr>
            <w:pStyle w:val="Body"/>
          </w:pPr>
        </w:pPrChange>
      </w:pPr>
      <w:bookmarkStart w:id="556" w:name="_Ref441148398"/>
      <w:ins w:id="557" w:author="Yupeng Zhang" w:date="2016-01-20T16:51:00Z">
        <w:r>
          <w:t>Relationship between tangibles</w:t>
        </w:r>
        <w:bookmarkEnd w:id="556"/>
      </w:ins>
    </w:p>
    <w:p w14:paraId="60C0F8E7" w14:textId="45E5078C" w:rsidR="004534FD" w:rsidRPr="004534FD" w:rsidRDefault="000A15D9">
      <w:pPr>
        <w:pPrChange w:id="558" w:author="Yupeng Zhang" w:date="2016-01-20T16:51:00Z">
          <w:pPr>
            <w:pStyle w:val="Body"/>
          </w:pPr>
        </w:pPrChange>
      </w:pPr>
      <w:ins w:id="559" w:author="Yupeng Zhang" w:date="2016-01-20T16:51:00Z">
        <w:r>
          <w:t>As showed in the Secondar</w:t>
        </w:r>
      </w:ins>
      <w:ins w:id="560" w:author="Yupeng Zhang" w:date="2016-01-21T10:52:00Z">
        <w:r w:rsidR="003D035F">
          <w:t>y</w:t>
        </w:r>
      </w:ins>
      <w:ins w:id="561" w:author="Yupeng Zhang" w:date="2016-01-20T16:51:00Z">
        <w:r>
          <w:t xml:space="preserve"> proxy and proxy update session, the tangible object does helps, but it also brings </w:t>
        </w:r>
      </w:ins>
      <w:ins w:id="562" w:author="Yupeng Zhang" w:date="2016-01-21T10:52:00Z">
        <w:r w:rsidR="003D035F">
          <w:t>physical</w:t>
        </w:r>
      </w:ins>
      <w:ins w:id="563" w:author="Yupeng Zhang" w:date="2016-01-20T16:51:00Z">
        <w:r>
          <w:t xml:space="preserve"> </w:t>
        </w:r>
      </w:ins>
      <w:ins w:id="564" w:author="Yupeng Zhang" w:date="2016-01-21T10:52:00Z">
        <w:r w:rsidR="003D035F">
          <w:t>constraint</w:t>
        </w:r>
      </w:ins>
      <w:ins w:id="565" w:author="Yupeng Zhang" w:date="2016-01-20T16:51:00Z">
        <w:r>
          <w:t xml:space="preserve"> to each other. </w:t>
        </w:r>
      </w:ins>
      <w:ins w:id="566" w:author="Yupeng Zhang" w:date="2016-01-20T16:52:00Z">
        <w:r>
          <w:t xml:space="preserve">Like the case when we wish to operate on the cross-section plane of the mug, which modifies its radius (of the cylinder shape), </w:t>
        </w:r>
      </w:ins>
      <w:ins w:id="567" w:author="Yupeng Zhang" w:date="2016-01-20T16:53:00Z">
        <w:r w:rsidR="004B0C32">
          <w:t xml:space="preserve">the user uses </w:t>
        </w:r>
        <w:proofErr w:type="gramStart"/>
        <w:r w:rsidR="004B0C32">
          <w:t>an</w:t>
        </w:r>
      </w:ins>
      <w:proofErr w:type="gramEnd"/>
      <w:ins w:id="568" w:author="Yupeng Zhang" w:date="2016-01-20T16:52:00Z">
        <w:r>
          <w:t xml:space="preserve"> </w:t>
        </w:r>
      </w:ins>
      <w:ins w:id="569" w:author="Yupeng Zhang" w:date="2016-01-20T16:53:00Z">
        <w:r w:rsidR="004B0C32">
          <w:t>physical plane as the working space, the physical proxy cannot actually cut into the mug</w:t>
        </w:r>
      </w:ins>
      <w:ins w:id="570" w:author="Yupeng Zhang" w:date="2016-01-20T16:54:00Z">
        <w:r w:rsidR="004B0C32">
          <w:t xml:space="preserve">. Our system will also </w:t>
        </w:r>
        <w:proofErr w:type="gramStart"/>
        <w:r w:rsidR="004B0C32">
          <w:t>needs</w:t>
        </w:r>
        <w:proofErr w:type="gramEnd"/>
        <w:r w:rsidR="004B0C32">
          <w:t xml:space="preserve"> to “VIRTIALIZE” the physical proxies on certain tasks, to help resolves this issue.</w:t>
        </w:r>
      </w:ins>
    </w:p>
    <w:p w14:paraId="0152EF01" w14:textId="0C4C4444" w:rsidR="002D6DAC" w:rsidRDefault="00112D9A">
      <w:pPr>
        <w:pStyle w:val="Heading1"/>
        <w:rPr>
          <w:ins w:id="571" w:author="Yupeng Zhang" w:date="2016-01-18T17:51:00Z"/>
        </w:rPr>
      </w:pPr>
      <w:del w:id="572" w:author="Yupeng Zhang" w:date="2016-01-18T17:27:00Z">
        <w:r w:rsidRPr="00861795" w:rsidDel="00BA7D7F">
          <w:delText>4</w:delText>
        </w:r>
        <w:r w:rsidR="002D6DAC" w:rsidRPr="00861795" w:rsidDel="00BA7D7F">
          <w:delText xml:space="preserve">. </w:delText>
        </w:r>
        <w:r w:rsidRPr="00861795" w:rsidDel="00BA7D7F">
          <w:delText>Implementation</w:delText>
        </w:r>
      </w:del>
      <w:ins w:id="573" w:author="Yupeng Zhang" w:date="2016-01-18T17:27:00Z">
        <w:r w:rsidR="00BA7D7F">
          <w:t>Algorithm</w:t>
        </w:r>
      </w:ins>
    </w:p>
    <w:p w14:paraId="65A7BD19" w14:textId="77777777" w:rsidR="00BA7D7F" w:rsidRDefault="00BA7D7F">
      <w:pPr>
        <w:pStyle w:val="Heading2"/>
        <w:rPr>
          <w:ins w:id="574" w:author="Yupeng Zhang" w:date="2016-01-18T17:28:00Z"/>
        </w:rPr>
        <w:pPrChange w:id="575" w:author="Yupeng Zhang" w:date="2016-01-18T17:52:00Z">
          <w:pPr>
            <w:pStyle w:val="Heading1"/>
          </w:pPr>
        </w:pPrChange>
      </w:pPr>
      <w:ins w:id="576" w:author="Yupeng Zhang" w:date="2016-01-18T17:27:00Z">
        <w:r>
          <w:t>Model representation</w:t>
        </w:r>
      </w:ins>
    </w:p>
    <w:p w14:paraId="6F0E49B6" w14:textId="77777777" w:rsidR="00BA7D7F" w:rsidRDefault="00BA7D7F">
      <w:pPr>
        <w:rPr>
          <w:ins w:id="577" w:author="Yupeng Zhang" w:date="2016-01-18T17:28:00Z"/>
        </w:rPr>
        <w:pPrChange w:id="578" w:author="Yupeng Zhang" w:date="2016-01-18T17:51:00Z">
          <w:pPr>
            <w:pStyle w:val="Heading1"/>
          </w:pPr>
        </w:pPrChange>
      </w:pPr>
      <w:ins w:id="579" w:author="Yupeng Zhang" w:date="2016-01-18T17:28:00Z">
        <w:r>
          <w:t>Constructive solid geometry with Triangle meshes</w:t>
        </w:r>
      </w:ins>
      <w:ins w:id="580" w:author="Yupeng Zhang" w:date="2016-01-18T17:34:00Z">
        <w:r w:rsidR="00917CF5">
          <w:t>. Bounding volume hierarchy for acc</w:t>
        </w:r>
      </w:ins>
      <w:ins w:id="581" w:author="Yupeng Zhang" w:date="2016-01-18T17:35:00Z">
        <w:r w:rsidR="00917CF5">
          <w:t>e</w:t>
        </w:r>
      </w:ins>
      <w:ins w:id="582" w:author="Yupeng Zhang" w:date="2016-01-18T17:34:00Z">
        <w:r w:rsidR="00917CF5">
          <w:t>ler</w:t>
        </w:r>
      </w:ins>
      <w:ins w:id="583" w:author="Yupeng Zhang" w:date="2016-01-18T17:35:00Z">
        <w:r w:rsidR="00917CF5">
          <w:t>a</w:t>
        </w:r>
      </w:ins>
      <w:ins w:id="584" w:author="Yupeng Zhang" w:date="2016-01-18T17:34:00Z">
        <w:r w:rsidR="00917CF5">
          <w:t xml:space="preserve">ted </w:t>
        </w:r>
      </w:ins>
      <w:ins w:id="585" w:author="Yupeng Zhang" w:date="2016-01-18T17:35:00Z">
        <w:r w:rsidR="00917CF5">
          <w:t>spatial search.</w:t>
        </w:r>
      </w:ins>
    </w:p>
    <w:p w14:paraId="122ECA6C" w14:textId="77777777" w:rsidR="00BA7D7F" w:rsidRDefault="00BA7D7F">
      <w:pPr>
        <w:pStyle w:val="Heading2"/>
        <w:rPr>
          <w:ins w:id="586" w:author="Yupeng Zhang" w:date="2016-01-18T17:32:00Z"/>
        </w:rPr>
        <w:pPrChange w:id="587" w:author="Yupeng Zhang" w:date="2016-01-18T17:52:00Z">
          <w:pPr>
            <w:pStyle w:val="Heading1"/>
          </w:pPr>
        </w:pPrChange>
      </w:pPr>
      <w:ins w:id="588" w:author="Yupeng Zhang" w:date="2016-01-18T17:28:00Z">
        <w:r>
          <w:t>Surface Sketching</w:t>
        </w:r>
      </w:ins>
    </w:p>
    <w:p w14:paraId="28185C17" w14:textId="40D12D19" w:rsidR="00917CF5" w:rsidRDefault="00917CF5">
      <w:pPr>
        <w:rPr>
          <w:ins w:id="589" w:author="Yupeng Zhang" w:date="2016-01-18T17:35:00Z"/>
        </w:rPr>
        <w:pPrChange w:id="590" w:author="Yupeng Zhang" w:date="2016-01-18T17:51:00Z">
          <w:pPr>
            <w:pStyle w:val="Heading1"/>
          </w:pPr>
        </w:pPrChange>
      </w:pPr>
      <w:ins w:id="591" w:author="Yupeng Zhang" w:date="2016-01-18T17:32:00Z">
        <w:r>
          <w:t>Project to UV space</w:t>
        </w:r>
      </w:ins>
      <w:ins w:id="592" w:author="Yupeng Zhang" w:date="2016-01-18T17:33:00Z">
        <w:r>
          <w:t>, and apply all the editing with the xyz-</w:t>
        </w:r>
        <w:proofErr w:type="spellStart"/>
        <w:r>
          <w:t>uv</w:t>
        </w:r>
        <w:proofErr w:type="spellEnd"/>
        <w:r>
          <w:t xml:space="preserve"> pairs</w:t>
        </w:r>
      </w:ins>
      <w:ins w:id="593" w:author="Yupeng Zhang" w:date="2016-01-18T17:34:00Z">
        <w:r>
          <w:t>. And all common 2D geometry operations.</w:t>
        </w:r>
      </w:ins>
    </w:p>
    <w:p w14:paraId="4991A370" w14:textId="16EE80C0" w:rsidR="00917CF5" w:rsidRDefault="00917CF5">
      <w:pPr>
        <w:pStyle w:val="Heading2"/>
        <w:rPr>
          <w:ins w:id="594" w:author="Yupeng Zhang" w:date="2016-01-20T16:59:00Z"/>
        </w:rPr>
        <w:pPrChange w:id="595" w:author="Yupeng Zhang" w:date="2016-01-18T17:53:00Z">
          <w:pPr>
            <w:pStyle w:val="Heading1"/>
          </w:pPr>
        </w:pPrChange>
      </w:pPr>
      <w:ins w:id="596" w:author="Yupeng Zhang" w:date="2016-01-18T17:35:00Z">
        <w:r>
          <w:t>Re-sketching</w:t>
        </w:r>
      </w:ins>
    </w:p>
    <w:p w14:paraId="46DF9EE2" w14:textId="0816C90A" w:rsidR="004B0C32" w:rsidRDefault="004B0C32">
      <w:pPr>
        <w:pPrChange w:id="597" w:author="Yupeng Zhang" w:date="2016-01-20T16:59:00Z">
          <w:pPr>
            <w:pStyle w:val="Heading2"/>
          </w:pPr>
        </w:pPrChange>
      </w:pPr>
      <w:ins w:id="598" w:author="Yupeng Zhang" w:date="2016-01-20T16:59:00Z">
        <w:r>
          <w:t>Not implemented yet.</w:t>
        </w:r>
      </w:ins>
    </w:p>
    <w:p w14:paraId="7337EBA8" w14:textId="420B4EED" w:rsidR="00BA7D7F" w:rsidRDefault="00BA7D7F">
      <w:pPr>
        <w:pStyle w:val="Heading2"/>
        <w:rPr>
          <w:ins w:id="599" w:author="Yupeng Zhang" w:date="2016-01-18T17:32:00Z"/>
        </w:rPr>
        <w:pPrChange w:id="600" w:author="Yupeng Zhang" w:date="2016-01-18T17:53:00Z">
          <w:pPr>
            <w:pStyle w:val="Heading1"/>
          </w:pPr>
        </w:pPrChange>
      </w:pPr>
      <w:ins w:id="601" w:author="Yupeng Zhang" w:date="2016-01-18T17:29:00Z">
        <w:r>
          <w:t xml:space="preserve">Path </w:t>
        </w:r>
      </w:ins>
      <w:ins w:id="602" w:author="Yupeng Zhang" w:date="2016-01-18T17:35:00Z">
        <w:r w:rsidR="00917CF5">
          <w:t>e</w:t>
        </w:r>
      </w:ins>
      <w:ins w:id="603" w:author="Yupeng Zhang" w:date="2016-01-18T17:29:00Z">
        <w:r>
          <w:t>xtrusion</w:t>
        </w:r>
      </w:ins>
    </w:p>
    <w:p w14:paraId="35901C69" w14:textId="75925EA5" w:rsidR="00BA7D7F" w:rsidDel="004B0C32" w:rsidRDefault="00917CF5">
      <w:pPr>
        <w:rPr>
          <w:del w:id="604" w:author="Unknown"/>
        </w:rPr>
        <w:pPrChange w:id="605" w:author="Yupeng Zhang" w:date="2016-01-20T17:00:00Z">
          <w:pPr>
            <w:pStyle w:val="Heading1"/>
          </w:pPr>
        </w:pPrChange>
      </w:pPr>
      <w:ins w:id="606" w:author="Yupeng Zhang" w:date="2016-01-18T17:32:00Z">
        <w:r>
          <w:t xml:space="preserve">Transform the base patch with </w:t>
        </w:r>
      </w:ins>
      <w:ins w:id="607" w:author="Yupeng Zhang" w:date="2016-01-18T17:33:00Z">
        <w:r>
          <w:t>rigid transform on the extrusion path</w:t>
        </w:r>
      </w:ins>
      <w:ins w:id="608" w:author="Yupeng Zhang" w:date="2016-01-20T16:59:00Z">
        <w:r w:rsidR="004B0C32" w:rsidRPr="1FFA4D0D">
          <w:t>.</w:t>
        </w:r>
      </w:ins>
    </w:p>
    <w:p w14:paraId="0B45CE64" w14:textId="6A178F74" w:rsidR="004B0C32" w:rsidRDefault="004B0C32">
      <w:pPr>
        <w:rPr>
          <w:ins w:id="609" w:author="Yupeng Zhang" w:date="2016-01-20T17:00:00Z"/>
        </w:rPr>
        <w:pPrChange w:id="610" w:author="Yupeng Zhang" w:date="2016-01-20T17:00:00Z">
          <w:pPr>
            <w:pStyle w:val="Heading1"/>
          </w:pPr>
        </w:pPrChange>
      </w:pPr>
    </w:p>
    <w:p w14:paraId="24E73DAB" w14:textId="0E3551C7" w:rsidR="004B0C32" w:rsidRDefault="004B0C32">
      <w:pPr>
        <w:pStyle w:val="Heading2"/>
        <w:rPr>
          <w:ins w:id="611" w:author="Yupeng Zhang" w:date="2016-01-20T17:00:00Z"/>
        </w:rPr>
        <w:pPrChange w:id="612" w:author="Yupeng Zhang" w:date="2016-01-20T17:00:00Z">
          <w:pPr>
            <w:pStyle w:val="Heading1"/>
          </w:pPr>
        </w:pPrChange>
      </w:pPr>
      <w:ins w:id="613" w:author="Yupeng Zhang" w:date="2016-01-20T17:00:00Z">
        <w:r>
          <w:t>Hull extrusion</w:t>
        </w:r>
      </w:ins>
    </w:p>
    <w:p w14:paraId="1EE0BFAD" w14:textId="0E2B3794" w:rsidR="004B0C32" w:rsidRPr="0028187A" w:rsidRDefault="004B0C32">
      <w:pPr>
        <w:rPr>
          <w:ins w:id="614" w:author="Yupeng Zhang" w:date="2016-01-20T16:58:00Z"/>
        </w:rPr>
        <w:pPrChange w:id="615" w:author="Yupeng Zhang" w:date="2016-01-20T17:00:00Z">
          <w:pPr>
            <w:pStyle w:val="Heading1"/>
          </w:pPr>
        </w:pPrChange>
      </w:pPr>
      <w:ins w:id="616" w:author="Yupeng Zhang" w:date="2016-01-20T16:58:00Z">
        <w:r>
          <w:t>Not implemented yet</w:t>
        </w:r>
      </w:ins>
      <w:ins w:id="617" w:author="Yupeng Zhang" w:date="2016-01-20T16:59:00Z">
        <w:r>
          <w:t>.</w:t>
        </w:r>
      </w:ins>
    </w:p>
    <w:p w14:paraId="749EC44E" w14:textId="24A3EE41" w:rsidR="002D6DAC" w:rsidDel="00BA7D7F" w:rsidRDefault="002D6DAC">
      <w:pPr>
        <w:rPr>
          <w:del w:id="618" w:author="Yupeng Zhang" w:date="2016-01-18T17:27:00Z"/>
        </w:rPr>
        <w:pPrChange w:id="619" w:author="Yupeng Zhang" w:date="2016-01-18T17:51:00Z">
          <w:pPr>
            <w:pStyle w:val="Body"/>
          </w:pPr>
        </w:pPrChange>
      </w:pPr>
      <w:del w:id="620" w:author="Yupeng Zhang" w:date="2016-01-18T17:27:00Z">
        <w:r w:rsidDel="00BA7D7F">
          <w:delText xml:space="preserve">Our </w:delText>
        </w:r>
        <w:r w:rsidDel="00BA7D7F">
          <w:tab/>
          <w:delText xml:space="preserve"> </w:delText>
        </w:r>
      </w:del>
    </w:p>
    <w:p w14:paraId="09DDCE37" w14:textId="2817A2CC" w:rsidR="002D6DAC" w:rsidDel="004B0C32" w:rsidRDefault="002D6DAC">
      <w:pPr>
        <w:rPr>
          <w:del w:id="621" w:author="Yupeng Zhang" w:date="2016-01-20T16:58:00Z"/>
        </w:rPr>
        <w:pPrChange w:id="622" w:author="Yupeng Zhang" w:date="2016-01-18T17:51:00Z">
          <w:pPr>
            <w:pStyle w:val="Body"/>
          </w:pPr>
        </w:pPrChange>
      </w:pPr>
    </w:p>
    <w:p w14:paraId="0F6B2222" w14:textId="47CD80DA" w:rsidR="004B0C32" w:rsidRDefault="00917CF5">
      <w:pPr>
        <w:pStyle w:val="Heading2"/>
        <w:rPr>
          <w:ins w:id="623" w:author="Yupeng Zhang" w:date="2016-01-20T17:00:00Z"/>
        </w:rPr>
        <w:pPrChange w:id="624" w:author="Yupeng Zhang" w:date="2016-01-20T16:59:00Z">
          <w:pPr>
            <w:pStyle w:val="Body"/>
          </w:pPr>
        </w:pPrChange>
      </w:pPr>
      <w:ins w:id="625" w:author="Yupeng Zhang" w:date="2016-01-18T17:37:00Z">
        <w:r>
          <w:t>Proxy mismatch detection</w:t>
        </w:r>
      </w:ins>
    </w:p>
    <w:p w14:paraId="31D4FF44" w14:textId="4FBC3D2A" w:rsidR="004B0C32" w:rsidRPr="004B0C32" w:rsidRDefault="004B0C32">
      <w:pPr>
        <w:rPr>
          <w:ins w:id="626" w:author="Yupeng Zhang" w:date="2016-01-20T16:55:00Z"/>
        </w:rPr>
        <w:pPrChange w:id="627" w:author="Yupeng Zhang" w:date="2016-01-20T17:00:00Z">
          <w:pPr>
            <w:pStyle w:val="Body"/>
          </w:pPr>
        </w:pPrChange>
      </w:pPr>
      <w:ins w:id="628" w:author="Yupeng Zhang" w:date="2016-01-20T17:00:00Z">
        <w:r>
          <w:t>Not implemented yet.</w:t>
        </w:r>
      </w:ins>
    </w:p>
    <w:p w14:paraId="34219788" w14:textId="70C86C75" w:rsidR="004B0C32" w:rsidRDefault="004B0C32">
      <w:pPr>
        <w:pStyle w:val="Heading1"/>
        <w:rPr>
          <w:ins w:id="629" w:author="Yupeng Zhang" w:date="2016-01-20T16:55:00Z"/>
        </w:rPr>
        <w:pPrChange w:id="630" w:author="Yupeng Zhang" w:date="2016-01-20T16:55:00Z">
          <w:pPr>
            <w:pStyle w:val="Body"/>
          </w:pPr>
        </w:pPrChange>
      </w:pPr>
      <w:ins w:id="631" w:author="Yupeng Zhang" w:date="2016-01-20T16:55:00Z">
        <w:r>
          <w:t xml:space="preserve">Implementation </w:t>
        </w:r>
      </w:ins>
    </w:p>
    <w:p w14:paraId="53F5A5D6" w14:textId="357249F2" w:rsidR="004B0C32" w:rsidRDefault="004B0C32">
      <w:pPr>
        <w:pStyle w:val="Heading2"/>
        <w:rPr>
          <w:ins w:id="632" w:author="Yupeng Zhang" w:date="2016-01-20T17:08:00Z"/>
        </w:rPr>
        <w:pPrChange w:id="633" w:author="Yupeng Zhang" w:date="2016-01-20T16:56:00Z">
          <w:pPr>
            <w:pStyle w:val="Body"/>
          </w:pPr>
        </w:pPrChange>
      </w:pPr>
      <w:ins w:id="634" w:author="Yupeng Zhang" w:date="2016-01-20T16:55:00Z">
        <w:r>
          <w:t xml:space="preserve">Apertures </w:t>
        </w:r>
      </w:ins>
    </w:p>
    <w:p w14:paraId="7C8B951D" w14:textId="7701502E" w:rsidR="004D4905" w:rsidRPr="00630628" w:rsidRDefault="004D4905">
      <w:pPr>
        <w:pStyle w:val="Heading2"/>
        <w:rPr>
          <w:ins w:id="635" w:author="Yupeng Zhang" w:date="2016-01-20T16:56:00Z"/>
        </w:rPr>
        <w:pPrChange w:id="636" w:author="Yupeng Zhang" w:date="2016-01-20T17:09:00Z">
          <w:pPr>
            <w:pStyle w:val="Body"/>
          </w:pPr>
        </w:pPrChange>
      </w:pPr>
      <w:ins w:id="637" w:author="Yupeng Zhang" w:date="2016-01-20T17:09:00Z">
        <w:r w:rsidRPr="00630628">
          <w:t>Hardware</w:t>
        </w:r>
        <w:r>
          <w:t xml:space="preserve"> setup</w:t>
        </w:r>
      </w:ins>
    </w:p>
    <w:p w14:paraId="079D1002" w14:textId="1784ACC5" w:rsidR="00330F58" w:rsidRDefault="00330F58" w:rsidP="00330F58">
      <w:pPr>
        <w:pStyle w:val="Body"/>
        <w:rPr>
          <w:ins w:id="638" w:author="Yupeng Zhang" w:date="2016-01-20T17:18:00Z"/>
        </w:rPr>
      </w:pPr>
      <w:ins w:id="639" w:author="Yupeng Zhang" w:date="2016-01-20T17:18:00Z">
        <w:r>
          <w:t>Our initial idea requires a virtual reality headset that have the ability to display and track objects on its own, and a Bluetooth pen that have buttons on it to perform different operations. Due to financial limitations, we set up our tracking device to by using a combination of three different hardware parts: the motion detection Kinect to keep track of the objects to display; the VICON system to keep track of every object in the working environment; the virtual reality headset to display the view of the scene and the dynamic changes that occurs for the user. The pen was simulated by using a pen object and a Bluetooth wearable click device (???) to perform clicks that represent different operations.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Change w:id="640" w:author="Nancy I" w:date="2016-01-22T16: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PrChange>
      </w:tblPr>
      <w:tblGrid>
        <w:gridCol w:w="2392"/>
        <w:gridCol w:w="2108"/>
        <w:tblGridChange w:id="641">
          <w:tblGrid>
            <w:gridCol w:w="2392"/>
            <w:gridCol w:w="2108"/>
          </w:tblGrid>
        </w:tblGridChange>
      </w:tblGrid>
      <w:tr w:rsidR="00330F58" w14:paraId="5D2CBEEE" w14:textId="77777777" w:rsidTr="6C4C1489">
        <w:trPr>
          <w:ins w:id="642" w:author="Yupeng Zhang" w:date="2016-01-20T17:18:00Z"/>
        </w:trPr>
        <w:tc>
          <w:tcPr>
            <w:tcW w:w="5804" w:type="dxa"/>
            <w:shd w:val="clear" w:color="auto" w:fill="auto"/>
            <w:vAlign w:val="center"/>
            <w:tcPrChange w:id="643" w:author="Nancy I" w:date="2016-01-22T16:46:00Z">
              <w:tcPr>
                <w:tcW w:w="5804" w:type="dxa"/>
                <w:shd w:val="clear" w:color="auto" w:fill="auto"/>
                <w:vAlign w:val="center"/>
              </w:tcPr>
            </w:tcPrChange>
          </w:tcPr>
          <w:p w14:paraId="74DC1252" w14:textId="77777777" w:rsidR="00330F58" w:rsidRDefault="00330F58" w:rsidP="0089506E">
            <w:pPr>
              <w:jc w:val="center"/>
              <w:rPr>
                <w:ins w:id="644" w:author="Yupeng Zhang" w:date="2016-01-20T17:18:00Z"/>
              </w:rPr>
            </w:pPr>
            <w:ins w:id="645" w:author="Yupeng Zhang" w:date="2016-01-20T17:18:00Z">
              <w:r>
                <w:rPr>
                  <w:noProof/>
                  <w:lang w:eastAsia="zh-CN"/>
                </w:rPr>
                <w:lastRenderedPageBreak/>
                <w:drawing>
                  <wp:inline distT="0" distB="0" distL="0" distR="0" wp14:anchorId="18A5A8A6" wp14:editId="2643A945">
                    <wp:extent cx="3169920" cy="10795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D8ADD1.tmp"/>
                            <pic:cNvPicPr/>
                          </pic:nvPicPr>
                          <pic:blipFill rotWithShape="1">
                            <a:blip r:embed="rId9"/>
                            <a:srcRect b="20930"/>
                            <a:stretch/>
                          </pic:blipFill>
                          <pic:spPr bwMode="auto">
                            <a:xfrm>
                              <a:off x="0" y="0"/>
                              <a:ext cx="3169920" cy="1079500"/>
                            </a:xfrm>
                            <a:prstGeom prst="rect">
                              <a:avLst/>
                            </a:prstGeom>
                            <a:ln>
                              <a:noFill/>
                            </a:ln>
                            <a:extLst>
                              <a:ext uri="{53640926-AAD7-44D8-BBD7-CCE9431645EC}">
                                <a14:shadowObscured xmlns:a14="http://schemas.microsoft.com/office/drawing/2010/main"/>
                              </a:ext>
                            </a:extLst>
                          </pic:spPr>
                        </pic:pic>
                      </a:graphicData>
                    </a:graphic>
                  </wp:inline>
                </w:drawing>
              </w:r>
              <w:r>
                <w:t>Idea apertures</w:t>
              </w:r>
            </w:ins>
          </w:p>
        </w:tc>
        <w:tc>
          <w:tcPr>
            <w:tcW w:w="4997" w:type="dxa"/>
            <w:shd w:val="clear" w:color="auto" w:fill="auto"/>
            <w:vAlign w:val="center"/>
            <w:tcPrChange w:id="646" w:author="Nancy I" w:date="2016-01-22T16:46:00Z">
              <w:tcPr>
                <w:tcW w:w="4997" w:type="dxa"/>
                <w:shd w:val="clear" w:color="auto" w:fill="auto"/>
                <w:vAlign w:val="center"/>
              </w:tcPr>
            </w:tcPrChange>
          </w:tcPr>
          <w:p w14:paraId="39B7D9D6" w14:textId="77777777" w:rsidR="00330F58" w:rsidRDefault="00330F58" w:rsidP="0089506E">
            <w:pPr>
              <w:jc w:val="center"/>
              <w:rPr>
                <w:ins w:id="647" w:author="Yupeng Zhang" w:date="2016-01-20T17:18:00Z"/>
              </w:rPr>
            </w:pPr>
            <w:ins w:id="648" w:author="Yupeng Zhang" w:date="2016-01-20T17:18:00Z">
              <w:r>
                <w:rPr>
                  <w:noProof/>
                  <w:lang w:eastAsia="zh-CN"/>
                </w:rPr>
                <w:drawing>
                  <wp:inline distT="0" distB="0" distL="0" distR="0" wp14:anchorId="0CC1820E" wp14:editId="76A6F939">
                    <wp:extent cx="2765374" cy="111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D81268.tmp"/>
                            <pic:cNvPicPr/>
                          </pic:nvPicPr>
                          <pic:blipFill>
                            <a:blip r:embed="rId10"/>
                            <a:stretch>
                              <a:fillRect/>
                            </a:stretch>
                          </pic:blipFill>
                          <pic:spPr>
                            <a:xfrm>
                              <a:off x="0" y="0"/>
                              <a:ext cx="2773632" cy="1114568"/>
                            </a:xfrm>
                            <a:prstGeom prst="rect">
                              <a:avLst/>
                            </a:prstGeom>
                          </pic:spPr>
                        </pic:pic>
                      </a:graphicData>
                    </a:graphic>
                  </wp:inline>
                </w:drawing>
              </w:r>
              <w:r>
                <w:t>Testing platform</w:t>
              </w:r>
            </w:ins>
          </w:p>
        </w:tc>
      </w:tr>
    </w:tbl>
    <w:p w14:paraId="2F7BC9FC" w14:textId="77777777" w:rsidR="00330F58" w:rsidRDefault="00330F58" w:rsidP="00330F58">
      <w:pPr>
        <w:pStyle w:val="Heading2"/>
        <w:rPr>
          <w:ins w:id="649" w:author="Yupeng Zhang" w:date="2016-01-20T17:18:00Z"/>
        </w:rPr>
      </w:pPr>
      <w:ins w:id="650" w:author="Yupeng Zhang" w:date="2016-01-20T17:18:00Z">
        <w:r>
          <w:t>3.1. V</w:t>
        </w:r>
        <w:r w:rsidRPr="00990666">
          <w:t>irtual reality headset</w:t>
        </w:r>
      </w:ins>
    </w:p>
    <w:p w14:paraId="3B00974C" w14:textId="77777777" w:rsidR="00330F58" w:rsidRDefault="00330F58" w:rsidP="00330F58">
      <w:pPr>
        <w:pStyle w:val="Body"/>
        <w:rPr>
          <w:ins w:id="651" w:author="Yupeng Zhang" w:date="2016-01-20T17:18:00Z"/>
        </w:rPr>
      </w:pPr>
      <w:ins w:id="652" w:author="Yupeng Zhang" w:date="2016-01-20T17:18:00Z">
        <w:r>
          <w:t>The virtual reality (VR) headset is used to display the rendering of the scene and the objects for the users. During the setup process, we need to make sure the direction the user’s glaze direction</w:t>
        </w:r>
        <w:r w:rsidRPr="30359A14">
          <w:t xml:space="preserve"> </w:t>
        </w:r>
        <w:r>
          <w:t>is aligned with the direction tracked through VICON.</w:t>
        </w:r>
        <w:r w:rsidRPr="30359A14">
          <w:t xml:space="preserve"> </w:t>
        </w:r>
        <w:r>
          <w:t>The display on the VR headset uses two different screens to achieve perspective display</w:t>
        </w:r>
        <w:r w:rsidRPr="30359A14">
          <w:t>.</w:t>
        </w:r>
      </w:ins>
    </w:p>
    <w:p w14:paraId="20B914C7" w14:textId="77777777" w:rsidR="00330F58" w:rsidRPr="00861795" w:rsidRDefault="00330F58" w:rsidP="00330F58">
      <w:pPr>
        <w:pStyle w:val="Heading2"/>
        <w:rPr>
          <w:ins w:id="653" w:author="Yupeng Zhang" w:date="2016-01-20T17:18:00Z"/>
        </w:rPr>
      </w:pPr>
      <w:ins w:id="654" w:author="Yupeng Zhang" w:date="2016-01-20T17:18:00Z">
        <w:r w:rsidRPr="00861795">
          <w:t>3.2.</w:t>
        </w:r>
        <w:r>
          <w:t xml:space="preserve"> spatial tracked stylus, with attached buttons</w:t>
        </w:r>
      </w:ins>
    </w:p>
    <w:p w14:paraId="775EEBC8" w14:textId="77777777" w:rsidR="00330F58" w:rsidRDefault="00330F58" w:rsidP="00330F58">
      <w:pPr>
        <w:pStyle w:val="Body"/>
        <w:rPr>
          <w:ins w:id="655" w:author="Yupeng Zhang" w:date="2016-01-20T17:18:00Z"/>
        </w:rPr>
      </w:pPr>
      <w:ins w:id="656" w:author="Yupeng Zhang" w:date="2016-01-20T17:18:00Z">
        <w:r>
          <w:t xml:space="preserve">The Bluetooth wearable click device is used to simulate a button that would enable the pen to change mode. In our implementation there is two different operations: draw and extrusion. </w:t>
        </w:r>
      </w:ins>
    </w:p>
    <w:p w14:paraId="0F886187" w14:textId="77777777" w:rsidR="00330F58" w:rsidRDefault="00330F58" w:rsidP="00330F58">
      <w:pPr>
        <w:pStyle w:val="Header2"/>
        <w:rPr>
          <w:ins w:id="657" w:author="Yupeng Zhang" w:date="2016-01-20T17:18:00Z"/>
        </w:rPr>
      </w:pPr>
      <w:ins w:id="658" w:author="Yupeng Zhang" w:date="2016-01-20T17:18:00Z">
        <w:r>
          <w:t>3.3</w:t>
        </w:r>
        <w:r w:rsidRPr="30359A14">
          <w:t xml:space="preserve">. </w:t>
        </w:r>
        <w:r>
          <w:t>motion capture system</w:t>
        </w:r>
      </w:ins>
    </w:p>
    <w:p w14:paraId="7E1233E8" w14:textId="77777777" w:rsidR="00330F58" w:rsidRDefault="00330F58" w:rsidP="00330F58">
      <w:pPr>
        <w:pStyle w:val="Body"/>
        <w:rPr>
          <w:ins w:id="659" w:author="Yupeng Zhang" w:date="2016-01-20T17:18:00Z"/>
        </w:rPr>
      </w:pPr>
      <w:ins w:id="660" w:author="Yupeng Zhang" w:date="2016-01-20T17:18:00Z">
        <w:r>
          <w:t xml:space="preserve">The VICON system is a motion capture system that allows us to keep </w:t>
        </w:r>
        <w:r w:rsidRPr="00DB1529">
          <w:t>track</w:t>
        </w:r>
        <w:r>
          <w:t xml:space="preserve"> of all the objects in the working environment. In our experiment we place markers on all the objects we use: the object to operate on, the pen use to draw extrusion and the VR headset that is combined with the Kinect. The VICON system will keep track of the objects and the pen, which will return the position data of all the markers and the position of center of the object in (????) form.</w:t>
        </w:r>
      </w:ins>
    </w:p>
    <w:p w14:paraId="22CB7C94" w14:textId="1734571B" w:rsidR="004D4905" w:rsidRDefault="004D4905">
      <w:pPr>
        <w:pStyle w:val="Heading2"/>
        <w:rPr>
          <w:ins w:id="661" w:author="Yupeng Zhang" w:date="2016-01-20T17:09:00Z"/>
        </w:rPr>
        <w:pPrChange w:id="662" w:author="Yupeng Zhang" w:date="2016-01-20T17:09:00Z">
          <w:pPr>
            <w:pStyle w:val="Body"/>
          </w:pPr>
        </w:pPrChange>
      </w:pPr>
      <w:ins w:id="663" w:author="Yupeng Zhang" w:date="2016-01-20T17:09:00Z">
        <w:r>
          <w:t>Software interface</w:t>
        </w:r>
      </w:ins>
    </w:p>
    <w:p w14:paraId="7A078381" w14:textId="0BB72676" w:rsidR="004D4905" w:rsidRDefault="00330F58">
      <w:pPr>
        <w:jc w:val="center"/>
        <w:rPr>
          <w:ins w:id="664" w:author="Yupeng Zhang" w:date="2016-01-20T17:20:00Z"/>
        </w:rPr>
        <w:pPrChange w:id="665" w:author="Yupeng Zhang" w:date="2016-01-20T17:09:00Z">
          <w:pPr>
            <w:pStyle w:val="Body"/>
          </w:pPr>
        </w:pPrChange>
      </w:pPr>
      <w:ins w:id="666" w:author="Yupeng Zhang" w:date="2016-01-20T17:20:00Z">
        <w:r>
          <w:rPr>
            <w:noProof/>
            <w:lang w:eastAsia="zh-CN"/>
          </w:rPr>
          <w:drawing>
            <wp:inline distT="0" distB="0" distL="0" distR="0" wp14:anchorId="5988E3FA" wp14:editId="28C1C11B">
              <wp:extent cx="1260736" cy="869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4364" r="33447" b="50118"/>
                      <a:stretch/>
                    </pic:blipFill>
                    <pic:spPr bwMode="auto">
                      <a:xfrm>
                        <a:off x="0" y="0"/>
                        <a:ext cx="1280566" cy="882988"/>
                      </a:xfrm>
                      <a:prstGeom prst="rect">
                        <a:avLst/>
                      </a:prstGeom>
                      <a:noFill/>
                      <a:ln>
                        <a:noFill/>
                      </a:ln>
                      <a:extLst>
                        <a:ext uri="{53640926-AAD7-44D8-BBD7-CCE9431645EC}">
                          <a14:shadowObscured xmlns:a14="http://schemas.microsoft.com/office/drawing/2010/main"/>
                        </a:ext>
                      </a:extLst>
                    </pic:spPr>
                  </pic:pic>
                </a:graphicData>
              </a:graphic>
            </wp:inline>
          </w:drawing>
        </w:r>
      </w:ins>
      <w:ins w:id="667" w:author="Yupeng Zhang" w:date="2016-01-20T18:08:00Z">
        <w:r w:rsidR="00092A5F" w:rsidRPr="00092A5F">
          <w:rPr>
            <w:noProof/>
            <w:lang w:eastAsia="zh-CN"/>
          </w:rPr>
          <w:drawing>
            <wp:inline distT="0" distB="0" distL="0" distR="0" wp14:anchorId="07F916B5" wp14:editId="6FF844B1">
              <wp:extent cx="1276350" cy="879062"/>
              <wp:effectExtent l="0" t="0" r="0" b="0"/>
              <wp:docPr id="26" name="Picture 26" descr="C:\Users\yupe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peng\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8140" cy="887182"/>
                      </a:xfrm>
                      <a:prstGeom prst="rect">
                        <a:avLst/>
                      </a:prstGeom>
                      <a:noFill/>
                      <a:ln>
                        <a:noFill/>
                      </a:ln>
                    </pic:spPr>
                  </pic:pic>
                </a:graphicData>
              </a:graphic>
            </wp:inline>
          </w:drawing>
        </w:r>
      </w:ins>
      <w:ins w:id="668" w:author="Yupeng Zhang" w:date="2016-01-20T17:09:00Z">
        <w:r w:rsidR="004D4905">
          <w:rPr>
            <w:noProof/>
            <w:lang w:eastAsia="zh-CN"/>
          </w:rPr>
          <w:drawing>
            <wp:inline distT="0" distB="0" distL="0" distR="0" wp14:anchorId="548EDA84" wp14:editId="5FE43A51">
              <wp:extent cx="2571483" cy="75565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9612"/>
                      <a:stretch/>
                    </pic:blipFill>
                    <pic:spPr bwMode="auto">
                      <a:xfrm>
                        <a:off x="0" y="0"/>
                        <a:ext cx="2605857" cy="7657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466A296F" w14:textId="4148781B" w:rsidR="00330F58" w:rsidRDefault="00330F58">
      <w:pPr>
        <w:jc w:val="center"/>
        <w:rPr>
          <w:ins w:id="669" w:author="Yupeng Zhang" w:date="2016-01-20T17:18:00Z"/>
        </w:rPr>
        <w:pPrChange w:id="670" w:author="Yupeng Zhang" w:date="2016-01-20T17:09:00Z">
          <w:pPr>
            <w:pStyle w:val="Body"/>
          </w:pPr>
        </w:pPrChange>
      </w:pPr>
      <w:ins w:id="671" w:author="Yupeng Zhang" w:date="2016-01-20T17:20:00Z">
        <w:r>
          <w:t>Figure. Over-shoulder view of our system, User-view of our system</w:t>
        </w:r>
      </w:ins>
    </w:p>
    <w:p w14:paraId="5BDEF831" w14:textId="1BB79E9C" w:rsidR="00330F58" w:rsidRPr="004D4905" w:rsidRDefault="00330F58">
      <w:pPr>
        <w:rPr>
          <w:ins w:id="672" w:author="Yupeng Zhang" w:date="2016-01-20T17:08:00Z"/>
        </w:rPr>
        <w:pPrChange w:id="673" w:author="Yupeng Zhang" w:date="2016-01-20T17:18:00Z">
          <w:pPr>
            <w:pStyle w:val="Body"/>
          </w:pPr>
        </w:pPrChange>
      </w:pPr>
      <w:ins w:id="674" w:author="Yupeng Zhang" w:date="2016-01-20T17:18:00Z">
        <w:r>
          <w:t xml:space="preserve">Our software system </w:t>
        </w:r>
      </w:ins>
      <w:ins w:id="675" w:author="Yupeng Zhang" w:date="2016-01-20T17:21:00Z">
        <w:r>
          <w:t>w</w:t>
        </w:r>
      </w:ins>
      <w:ins w:id="676" w:author="Yupeng Zhang" w:date="2016-01-20T17:18:00Z">
        <w:r>
          <w:t xml:space="preserve">are </w:t>
        </w:r>
      </w:ins>
      <w:ins w:id="677" w:author="Yupeng Zhang" w:date="2016-01-20T17:19:00Z">
        <w:r>
          <w:t>implemented</w:t>
        </w:r>
      </w:ins>
      <w:ins w:id="678" w:author="Yupeng Zhang" w:date="2016-01-20T17:18:00Z">
        <w:r>
          <w:t xml:space="preserve"> </w:t>
        </w:r>
      </w:ins>
      <w:ins w:id="679" w:author="Yupeng Zhang" w:date="2016-01-20T17:19:00Z">
        <w:r>
          <w:t xml:space="preserve">to shows the </w:t>
        </w:r>
        <w:r w:rsidRPr="00E77B21">
          <w:t>stereoscopic</w:t>
        </w:r>
        <w:r>
          <w:t xml:space="preserve"> </w:t>
        </w:r>
      </w:ins>
      <w:ins w:id="680" w:author="Yupeng Zhang" w:date="2016-01-20T17:21:00Z">
        <w:r>
          <w:t xml:space="preserve">visuals that are aligned with physical objects. Besides, few </w:t>
        </w:r>
      </w:ins>
      <w:ins w:id="681" w:author="Yupeng Zhang" w:date="2016-01-20T17:22:00Z">
        <w:r>
          <w:t>system cues are also showed.</w:t>
        </w:r>
      </w:ins>
    </w:p>
    <w:p w14:paraId="575FD130" w14:textId="634680E3" w:rsidR="004B0C32" w:rsidRDefault="004B0C32">
      <w:pPr>
        <w:pStyle w:val="Heading1"/>
        <w:rPr>
          <w:ins w:id="682" w:author="Yupeng Zhang" w:date="2016-01-20T17:03:00Z"/>
        </w:rPr>
        <w:pPrChange w:id="683" w:author="Yupeng Zhang" w:date="2016-01-20T17:01:00Z">
          <w:pPr>
            <w:pStyle w:val="Body"/>
          </w:pPr>
        </w:pPrChange>
      </w:pPr>
      <w:ins w:id="684" w:author="Yupeng Zhang" w:date="2016-01-20T17:01:00Z">
        <w:r>
          <w:t>Evaluation</w:t>
        </w:r>
      </w:ins>
    </w:p>
    <w:p w14:paraId="2945253E" w14:textId="6E2B7747" w:rsidR="004B0C32" w:rsidRPr="004B0C32" w:rsidRDefault="004D4905">
      <w:pPr>
        <w:pPrChange w:id="685" w:author="Yupeng Zhang" w:date="2016-01-20T16:56:00Z">
          <w:pPr>
            <w:pStyle w:val="Body"/>
          </w:pPr>
        </w:pPrChange>
      </w:pPr>
      <w:ins w:id="686" w:author="Yupeng Zhang" w:date="2016-01-20T17:03:00Z">
        <w:r>
          <w:t xml:space="preserve">Our system is still WIP. </w:t>
        </w:r>
      </w:ins>
      <w:ins w:id="687" w:author="Yupeng Zhang" w:date="2016-01-20T17:02:00Z">
        <w:r w:rsidR="004B0C32">
          <w:t xml:space="preserve">We test our system on certain pilots, which shows our current implementation are useable, and they </w:t>
        </w:r>
      </w:ins>
      <w:ins w:id="688" w:author="Yupeng Zhang" w:date="2016-01-20T17:03:00Z">
        <w:r>
          <w:t>agree</w:t>
        </w:r>
      </w:ins>
      <w:ins w:id="689" w:author="Yupeng Zhang" w:date="2016-01-20T17:02:00Z">
        <w:r w:rsidR="004B0C32">
          <w:t xml:space="preserve"> the ability to operate their modeling </w:t>
        </w:r>
        <w:r w:rsidR="004B0C32">
          <w:t xml:space="preserve">process </w:t>
        </w:r>
      </w:ins>
      <w:ins w:id="690" w:author="Yupeng Zhang" w:date="2016-01-20T17:03:00Z">
        <w:r>
          <w:t>in 3D space align with the physical proxies helps.</w:t>
        </w:r>
      </w:ins>
    </w:p>
    <w:p w14:paraId="3DC87BAE" w14:textId="77777777" w:rsidR="002D6DAC" w:rsidRDefault="00112D9A">
      <w:pPr>
        <w:pStyle w:val="Heading1"/>
        <w:rPr>
          <w:ins w:id="691" w:author="Nancy I" w:date="2016-01-21T02:17:00Z"/>
        </w:rPr>
        <w:pPrChange w:id="692" w:author="Yupeng Zhang" w:date="2016-01-20T17:02:00Z">
          <w:pPr>
            <w:pStyle w:val="Header1"/>
          </w:pPr>
        </w:pPrChange>
      </w:pPr>
      <w:del w:id="693" w:author="Yupeng Zhang" w:date="2016-01-20T17:02:00Z">
        <w:r w:rsidDel="004B0C32">
          <w:delText xml:space="preserve">5. </w:delText>
        </w:r>
      </w:del>
      <w:r>
        <w:t>Conclusion</w:t>
      </w:r>
    </w:p>
    <w:p w14:paraId="7CA0C564" w14:textId="474E16A7" w:rsidR="0CAE5C92" w:rsidRDefault="0CAE5C92">
      <w:pPr>
        <w:rPr>
          <w:ins w:id="694" w:author="Nancy I" w:date="2016-01-21T02:17:00Z"/>
        </w:rPr>
      </w:pPr>
      <w:ins w:id="695" w:author="Nancy I" w:date="2016-01-21T02:17:00Z">
        <w:r w:rsidRPr="0CAE5C92">
          <w:t>[TODO]</w:t>
        </w:r>
      </w:ins>
    </w:p>
    <w:p w14:paraId="4EB24F16" w14:textId="38A695F2" w:rsidR="0CAE5C92" w:rsidRDefault="0CAE5C92"/>
    <w:p w14:paraId="507B15D3" w14:textId="3BFFB316" w:rsidR="00C909E3" w:rsidRDefault="7A8D599D">
      <w:pPr>
        <w:pStyle w:val="Heading1"/>
        <w:numPr>
          <w:ilvl w:val="0"/>
          <w:numId w:val="0"/>
        </w:numPr>
        <w:rPr>
          <w:ins w:id="696" w:author="Yupeng Zhang" w:date="2016-01-20T17:22:00Z"/>
        </w:rPr>
        <w:pPrChange w:id="697" w:author="Yupeng Zhang" w:date="2016-01-20T17:22:00Z">
          <w:pPr>
            <w:pStyle w:val="Body"/>
          </w:pPr>
        </w:pPrChange>
      </w:pPr>
      <w:ins w:id="698" w:author="Nancy I" w:date="2016-01-22T16:40:00Z">
        <w:r>
          <w:t>Bibliography</w:t>
        </w:r>
      </w:ins>
    </w:p>
    <w:p w14:paraId="45EFA1E8" w14:textId="77777777" w:rsidR="009A048A" w:rsidRPr="00B10469" w:rsidRDefault="009A048A" w:rsidP="7CB0ECCD">
      <w:pPr>
        <w:pStyle w:val="ListParagraph"/>
        <w:numPr>
          <w:ilvl w:val="0"/>
          <w:numId w:val="2"/>
        </w:numPr>
        <w:ind w:left="0"/>
        <w:rPr>
          <w:rFonts w:eastAsia="Times" w:cs="Times"/>
        </w:rPr>
      </w:pPr>
      <w:ins w:id="699" w:author="Yupeng Zhang" w:date="2016-01-20T17:24:00Z">
        <w:r w:rsidRPr="7884BFCA">
          <w:rPr>
            <w:rPrChange w:id="700" w:author="Nancy I" w:date="2016-01-22T16:38:00Z">
              <w:rPr>
                <w:rFonts w:ascii="Arial" w:hAnsi="Arial" w:cs="Arial"/>
                <w:color w:val="222222"/>
                <w:shd w:val="clear" w:color="auto" w:fill="FFFFFF"/>
              </w:rPr>
            </w:rPrChange>
          </w:rPr>
          <w:t xml:space="preserve">Sheng, J., </w:t>
        </w:r>
        <w:proofErr w:type="spellStart"/>
        <w:r w:rsidRPr="7884BFCA">
          <w:rPr>
            <w:rPrChange w:id="701" w:author="Nancy I" w:date="2016-01-22T16:38:00Z">
              <w:rPr>
                <w:rFonts w:ascii="Arial" w:hAnsi="Arial" w:cs="Arial"/>
                <w:color w:val="222222"/>
                <w:shd w:val="clear" w:color="auto" w:fill="FFFFFF"/>
              </w:rPr>
            </w:rPrChange>
          </w:rPr>
          <w:t>Balakrishnan</w:t>
        </w:r>
        <w:proofErr w:type="spellEnd"/>
        <w:r w:rsidRPr="7884BFCA">
          <w:rPr>
            <w:rPrChange w:id="702" w:author="Nancy I" w:date="2016-01-22T16:38:00Z">
              <w:rPr>
                <w:rFonts w:ascii="Arial" w:hAnsi="Arial" w:cs="Arial"/>
                <w:color w:val="222222"/>
                <w:shd w:val="clear" w:color="auto" w:fill="FFFFFF"/>
              </w:rPr>
            </w:rPrChange>
          </w:rPr>
          <w:t>, R. and Singh, K., 2006, November. An interface for virtual 3D sculpting via physical proxy. In</w:t>
        </w:r>
        <w:r w:rsidRPr="623B8F04">
          <w:rPr>
            <w:rPrChange w:id="703" w:author="Nancy I" w:date="2016-01-22T16:58:00Z">
              <w:rPr>
                <w:rStyle w:val="apple-converted-space"/>
                <w:rFonts w:ascii="Arial" w:hAnsi="Arial" w:cs="Arial"/>
                <w:color w:val="222222"/>
                <w:shd w:val="clear" w:color="auto" w:fill="FFFFFF"/>
              </w:rPr>
            </w:rPrChange>
          </w:rPr>
          <w:t> </w:t>
        </w:r>
        <w:r w:rsidRPr="623B8F04">
          <w:rPr>
            <w:i/>
            <w:iCs/>
            <w:rPrChange w:id="704" w:author="Nancy I" w:date="2016-01-22T16:58:00Z">
              <w:rPr>
                <w:rFonts w:ascii="Arial" w:hAnsi="Arial" w:cs="Arial"/>
                <w:i/>
                <w:iCs/>
                <w:color w:val="222222"/>
                <w:shd w:val="clear" w:color="auto" w:fill="FFFFFF"/>
              </w:rPr>
            </w:rPrChange>
          </w:rPr>
          <w:t>GRAPHITE</w:t>
        </w:r>
        <w:r w:rsidRPr="623B8F04">
          <w:rPr>
            <w:i/>
            <w:iCs/>
            <w:rPrChange w:id="705" w:author="Nancy I" w:date="2016-01-22T16:58:00Z">
              <w:rPr>
                <w:rStyle w:val="apple-converted-space"/>
                <w:rFonts w:ascii="Arial" w:hAnsi="Arial" w:cs="Arial"/>
                <w:color w:val="222222"/>
                <w:shd w:val="clear" w:color="auto" w:fill="FFFFFF"/>
              </w:rPr>
            </w:rPrChange>
          </w:rPr>
          <w:t> </w:t>
        </w:r>
        <w:r w:rsidRPr="7884BFCA">
          <w:rPr>
            <w:rPrChange w:id="706" w:author="Nancy I" w:date="2016-01-22T16:38:00Z">
              <w:rPr>
                <w:rFonts w:ascii="Arial" w:hAnsi="Arial" w:cs="Arial"/>
                <w:color w:val="222222"/>
                <w:shd w:val="clear" w:color="auto" w:fill="FFFFFF"/>
              </w:rPr>
            </w:rPrChange>
          </w:rPr>
          <w:t>(Vol. 6, pp. 213-220).</w:t>
        </w:r>
      </w:ins>
    </w:p>
    <w:p w14:paraId="0B1C080F" w14:textId="4DFDF120" w:rsidR="00800FD8" w:rsidRPr="009A048A" w:rsidRDefault="009A048A">
      <w:pPr>
        <w:pStyle w:val="ListParagraph"/>
        <w:numPr>
          <w:ilvl w:val="0"/>
          <w:numId w:val="2"/>
        </w:numPr>
        <w:ind w:left="0"/>
        <w:rPr>
          <w:rFonts w:eastAsia="Times" w:cs="Times"/>
        </w:rPr>
        <w:pPrChange w:id="707" w:author="Nancy I" w:date="2016-01-22T16:47:00Z">
          <w:pPr>
            <w:pStyle w:val="ListParagraph"/>
            <w:numPr>
              <w:numId w:val="2"/>
            </w:numPr>
            <w:ind w:hanging="360"/>
          </w:pPr>
        </w:pPrChange>
      </w:pPr>
      <w:ins w:id="708" w:author="Yupeng Zhang" w:date="2016-01-20T17:24:00Z">
        <w:del w:id="709" w:author="Nancy I" w:date="2016-01-22T16:46:00Z">
          <w:r w:rsidRPr="7A8D599D" w:rsidDel="6C4C1489">
            <w:rPr>
              <w:rPrChange w:id="710" w:author="Nancy I" w:date="2016-01-22T16:40:00Z">
                <w:rPr>
                  <w:rFonts w:ascii="Arial" w:eastAsia="Arial" w:hAnsi="Arial" w:cs="Arial"/>
                  <w:color w:val="222222"/>
                  <w:shd w:val="clear" w:color="auto" w:fill="FFFFFF"/>
                </w:rPr>
              </w:rPrChange>
            </w:rPr>
            <w:delText xml:space="preserve"> </w:delText>
          </w:r>
        </w:del>
      </w:ins>
      <w:ins w:id="711" w:author="Yupeng Zhang" w:date="2016-01-20T17:23:00Z">
        <w:r w:rsidRPr="7884BFCA">
          <w:rPr>
            <w:rPrChange w:id="712" w:author="Nancy I" w:date="2016-01-22T16:38:00Z">
              <w:rPr>
                <w:shd w:val="clear" w:color="auto" w:fill="FFFFFF"/>
              </w:rPr>
            </w:rPrChange>
          </w:rPr>
          <w:t>Rivers, A., Adams, A. and Durand, F., 2012. Sculpting by numbers.</w:t>
        </w:r>
        <w:r w:rsidRPr="7CB0ECCD">
          <w:rPr>
            <w:rPrChange w:id="713" w:author="Nancy I" w:date="2016-01-22T16:47:00Z">
              <w:rPr>
                <w:rStyle w:val="apple-converted-space"/>
                <w:rFonts w:ascii="Arial" w:hAnsi="Arial" w:cs="Arial"/>
                <w:color w:val="222222"/>
                <w:shd w:val="clear" w:color="auto" w:fill="FFFFFF"/>
              </w:rPr>
            </w:rPrChange>
          </w:rPr>
          <w:t> </w:t>
        </w:r>
        <w:r w:rsidRPr="7884BFCA">
          <w:rPr>
            <w:rPrChange w:id="714" w:author="Nancy I" w:date="2016-01-22T16:38:00Z">
              <w:rPr>
                <w:i/>
                <w:iCs/>
                <w:shd w:val="clear" w:color="auto" w:fill="FFFFFF"/>
              </w:rPr>
            </w:rPrChange>
          </w:rPr>
          <w:t>ACM Transactions on Graphics (TOG)</w:t>
        </w:r>
        <w:r w:rsidRPr="7CB0ECCD">
          <w:rPr>
            <w:rPrChange w:id="715" w:author="Nancy I" w:date="2016-01-22T16:47:00Z">
              <w:rPr>
                <w:shd w:val="clear" w:color="auto" w:fill="FFFFFF"/>
              </w:rPr>
            </w:rPrChange>
          </w:rPr>
          <w:t>,</w:t>
        </w:r>
        <w:r w:rsidRPr="7CB0ECCD">
          <w:rPr>
            <w:rPrChange w:id="716" w:author="Nancy I" w:date="2016-01-22T16:47:00Z">
              <w:rPr>
                <w:rStyle w:val="apple-converted-space"/>
                <w:rFonts w:ascii="Arial" w:hAnsi="Arial" w:cs="Arial"/>
                <w:color w:val="222222"/>
                <w:shd w:val="clear" w:color="auto" w:fill="FFFFFF"/>
              </w:rPr>
            </w:rPrChange>
          </w:rPr>
          <w:t> </w:t>
        </w:r>
        <w:r w:rsidRPr="7884BFCA">
          <w:rPr>
            <w:rPrChange w:id="717" w:author="Nancy I" w:date="2016-01-22T16:38:00Z">
              <w:rPr>
                <w:i/>
                <w:iCs/>
                <w:shd w:val="clear" w:color="auto" w:fill="FFFFFF"/>
              </w:rPr>
            </w:rPrChange>
          </w:rPr>
          <w:t>31</w:t>
        </w:r>
        <w:r w:rsidRPr="7884BFCA">
          <w:rPr>
            <w:rPrChange w:id="718" w:author="Nancy I" w:date="2016-01-22T16:38:00Z">
              <w:rPr>
                <w:shd w:val="clear" w:color="auto" w:fill="FFFFFF"/>
              </w:rPr>
            </w:rPrChange>
          </w:rPr>
          <w:t>(6), p.157.</w:t>
        </w:r>
      </w:ins>
    </w:p>
    <w:p w14:paraId="22182B20" w14:textId="0AB40609" w:rsidR="009A048A" w:rsidRPr="009A048A" w:rsidRDefault="009A048A">
      <w:pPr>
        <w:pStyle w:val="ListParagraph"/>
        <w:numPr>
          <w:ilvl w:val="0"/>
          <w:numId w:val="2"/>
        </w:numPr>
        <w:ind w:left="0"/>
        <w:rPr>
          <w:rFonts w:eastAsia="Times" w:cs="Times"/>
        </w:rPr>
        <w:pPrChange w:id="719" w:author="Nancy I" w:date="2016-01-22T16:47:00Z">
          <w:pPr>
            <w:pStyle w:val="ListParagraph"/>
            <w:numPr>
              <w:numId w:val="2"/>
            </w:numPr>
            <w:ind w:hanging="360"/>
          </w:pPr>
        </w:pPrChange>
      </w:pPr>
      <w:ins w:id="720" w:author="Yupeng Zhang" w:date="2016-01-20T17:24:00Z">
        <w:r w:rsidRPr="7884BFCA">
          <w:rPr>
            <w:rPrChange w:id="721" w:author="Nancy I" w:date="2016-01-22T16:38:00Z">
              <w:rPr>
                <w:rFonts w:ascii="Arial" w:hAnsi="Arial" w:cs="Arial"/>
                <w:color w:val="222222"/>
                <w:shd w:val="clear" w:color="auto" w:fill="FFFFFF"/>
              </w:rPr>
            </w:rPrChange>
          </w:rPr>
          <w:t xml:space="preserve">Bae, S.H., </w:t>
        </w:r>
        <w:proofErr w:type="spellStart"/>
        <w:r w:rsidRPr="7884BFCA">
          <w:rPr>
            <w:rPrChange w:id="722" w:author="Nancy I" w:date="2016-01-22T16:38:00Z">
              <w:rPr>
                <w:rFonts w:ascii="Arial" w:hAnsi="Arial" w:cs="Arial"/>
                <w:color w:val="222222"/>
                <w:shd w:val="clear" w:color="auto" w:fill="FFFFFF"/>
              </w:rPr>
            </w:rPrChange>
          </w:rPr>
          <w:t>Balakrishnan</w:t>
        </w:r>
        <w:proofErr w:type="spellEnd"/>
        <w:r w:rsidRPr="7884BFCA">
          <w:rPr>
            <w:rPrChange w:id="723" w:author="Nancy I" w:date="2016-01-22T16:38:00Z">
              <w:rPr>
                <w:rFonts w:ascii="Arial" w:hAnsi="Arial" w:cs="Arial"/>
                <w:color w:val="222222"/>
                <w:shd w:val="clear" w:color="auto" w:fill="FFFFFF"/>
              </w:rPr>
            </w:rPrChange>
          </w:rPr>
          <w:t>, R. and Singh, K., 2008, October. ILoveSketch: as-natural-as-possible sketching system for creating 3d curve models. In</w:t>
        </w:r>
      </w:ins>
      <w:ins w:id="724" w:author="Nancy I" w:date="2016-01-21T02:16:00Z">
        <w:r w:rsidR="2F2753F3" w:rsidRPr="623B8F04">
          <w:rPr>
            <w:rPrChange w:id="725" w:author="Nancy I" w:date="2016-01-22T16:58:00Z">
              <w:rPr>
                <w:rFonts w:ascii="Arial" w:hAnsi="Arial" w:cs="Arial"/>
                <w:color w:val="222222"/>
                <w:shd w:val="clear" w:color="auto" w:fill="FFFFFF"/>
              </w:rPr>
            </w:rPrChange>
          </w:rPr>
          <w:t xml:space="preserve"> </w:t>
        </w:r>
      </w:ins>
      <w:ins w:id="726" w:author="Yupeng Zhang" w:date="2016-01-20T17:24:00Z">
        <w:r w:rsidRPr="623B8F04">
          <w:rPr>
            <w:i/>
            <w:iCs/>
            <w:rPrChange w:id="727" w:author="Nancy I" w:date="2016-01-22T16:58:00Z">
              <w:rPr>
                <w:rFonts w:ascii="Arial" w:hAnsi="Arial" w:cs="Arial"/>
                <w:i/>
                <w:iCs/>
                <w:color w:val="222222"/>
                <w:shd w:val="clear" w:color="auto" w:fill="FFFFFF"/>
              </w:rPr>
            </w:rPrChange>
          </w:rPr>
          <w:t>Proceedings of the 21st annual ACM symposium on User interface software and technology</w:t>
        </w:r>
        <w:r w:rsidRPr="623B8F04">
          <w:rPr>
            <w:rPrChange w:id="728" w:author="Nancy I" w:date="2016-01-22T16:58:00Z">
              <w:rPr>
                <w:rStyle w:val="apple-converted-space"/>
                <w:rFonts w:ascii="Arial" w:hAnsi="Arial" w:cs="Arial"/>
                <w:color w:val="222222"/>
                <w:shd w:val="clear" w:color="auto" w:fill="FFFFFF"/>
              </w:rPr>
            </w:rPrChange>
          </w:rPr>
          <w:t> </w:t>
        </w:r>
        <w:r w:rsidRPr="7884BFCA">
          <w:rPr>
            <w:rPrChange w:id="729" w:author="Nancy I" w:date="2016-01-22T16:38:00Z">
              <w:rPr>
                <w:rFonts w:ascii="Arial" w:hAnsi="Arial" w:cs="Arial"/>
                <w:color w:val="222222"/>
                <w:shd w:val="clear" w:color="auto" w:fill="FFFFFF"/>
              </w:rPr>
            </w:rPrChange>
          </w:rPr>
          <w:t>(pp. 151-160). ACM.</w:t>
        </w:r>
      </w:ins>
    </w:p>
    <w:p w14:paraId="6964C414" w14:textId="27D58C6B" w:rsidR="009A048A" w:rsidRPr="0039392D" w:rsidRDefault="009A048A">
      <w:pPr>
        <w:pStyle w:val="ListParagraph"/>
        <w:numPr>
          <w:ilvl w:val="0"/>
          <w:numId w:val="2"/>
        </w:numPr>
        <w:ind w:left="0"/>
        <w:rPr>
          <w:rFonts w:eastAsia="Times" w:cs="Times"/>
        </w:rPr>
        <w:pPrChange w:id="730" w:author="Nancy I" w:date="2016-01-22T16:47:00Z">
          <w:pPr>
            <w:pStyle w:val="ListParagraph"/>
            <w:numPr>
              <w:numId w:val="2"/>
            </w:numPr>
            <w:ind w:hanging="360"/>
          </w:pPr>
        </w:pPrChange>
      </w:pPr>
      <w:ins w:id="731" w:author="Yupeng Zhang" w:date="2016-01-20T17:24:00Z">
        <w:r w:rsidRPr="7884BFCA">
          <w:rPr>
            <w:rPrChange w:id="732" w:author="Nancy I" w:date="2016-01-22T16:38:00Z">
              <w:rPr>
                <w:rFonts w:ascii="Arial" w:hAnsi="Arial" w:cs="Arial"/>
                <w:color w:val="222222"/>
                <w:shd w:val="clear" w:color="auto" w:fill="FFFFFF"/>
              </w:rPr>
            </w:rPrChange>
          </w:rPr>
          <w:t>Igarashi, T., Matsuoka, S. and Tanaka, H., 2007, August. Teddy: a sketching interface for 3D freeform design. In</w:t>
        </w:r>
        <w:r w:rsidRPr="5AA1CA11">
          <w:rPr>
            <w:rPrChange w:id="733" w:author="Nancy I" w:date="2016-02-23T18:55:00Z">
              <w:rPr>
                <w:rStyle w:val="apple-converted-space"/>
                <w:rFonts w:ascii="Arial" w:hAnsi="Arial" w:cs="Arial"/>
                <w:color w:val="222222"/>
                <w:shd w:val="clear" w:color="auto" w:fill="FFFFFF"/>
              </w:rPr>
            </w:rPrChange>
          </w:rPr>
          <w:t> </w:t>
        </w:r>
        <w:proofErr w:type="spellStart"/>
        <w:r w:rsidRPr="5AA1CA11">
          <w:rPr>
            <w:i/>
            <w:iCs/>
            <w:rPrChange w:id="734" w:author="Nancy I" w:date="2016-02-23T18:55:00Z">
              <w:rPr>
                <w:rFonts w:ascii="Arial" w:hAnsi="Arial" w:cs="Arial"/>
                <w:i/>
                <w:iCs/>
                <w:color w:val="222222"/>
                <w:shd w:val="clear" w:color="auto" w:fill="FFFFFF"/>
              </w:rPr>
            </w:rPrChange>
          </w:rPr>
          <w:t>Acm</w:t>
        </w:r>
        <w:proofErr w:type="spellEnd"/>
        <w:r w:rsidRPr="5AA1CA11">
          <w:rPr>
            <w:i/>
            <w:iCs/>
            <w:rPrChange w:id="735" w:author="Nancy I" w:date="2016-02-23T18:55:00Z">
              <w:rPr>
                <w:rFonts w:ascii="Arial" w:hAnsi="Arial" w:cs="Arial"/>
                <w:i/>
                <w:iCs/>
                <w:color w:val="222222"/>
                <w:shd w:val="clear" w:color="auto" w:fill="FFFFFF"/>
              </w:rPr>
            </w:rPrChange>
          </w:rPr>
          <w:t xml:space="preserve"> siggraph 2007 </w:t>
        </w:r>
        <w:proofErr w:type="gramStart"/>
        <w:r w:rsidRPr="5AA1CA11">
          <w:rPr>
            <w:i/>
            <w:iCs/>
            <w:rPrChange w:id="736" w:author="Nancy I" w:date="2016-02-23T18:55:00Z">
              <w:rPr>
                <w:rFonts w:ascii="Arial" w:hAnsi="Arial" w:cs="Arial"/>
                <w:i/>
                <w:iCs/>
                <w:color w:val="222222"/>
                <w:shd w:val="clear" w:color="auto" w:fill="FFFFFF"/>
              </w:rPr>
            </w:rPrChange>
          </w:rPr>
          <w:t>courses</w:t>
        </w:r>
        <w:r w:rsidRPr="7884BFCA">
          <w:rPr>
            <w:rPrChange w:id="737" w:author="Nancy I" w:date="2016-01-22T16:38:00Z">
              <w:rPr>
                <w:rFonts w:ascii="Arial" w:hAnsi="Arial" w:cs="Arial"/>
                <w:color w:val="222222"/>
                <w:shd w:val="clear" w:color="auto" w:fill="FFFFFF"/>
              </w:rPr>
            </w:rPrChange>
          </w:rPr>
          <w:t>(</w:t>
        </w:r>
        <w:proofErr w:type="gramEnd"/>
        <w:r w:rsidRPr="7884BFCA">
          <w:rPr>
            <w:rPrChange w:id="738" w:author="Nancy I" w:date="2016-01-22T16:38:00Z">
              <w:rPr>
                <w:rFonts w:ascii="Arial" w:hAnsi="Arial" w:cs="Arial"/>
                <w:color w:val="222222"/>
                <w:shd w:val="clear" w:color="auto" w:fill="FFFFFF"/>
              </w:rPr>
            </w:rPrChange>
          </w:rPr>
          <w:t>p. 21). ACM.</w:t>
        </w:r>
      </w:ins>
    </w:p>
    <w:p w14:paraId="6712EE2A" w14:textId="689845A9" w:rsidR="0039392D" w:rsidRPr="009A048A" w:rsidRDefault="0039392D">
      <w:pPr>
        <w:pStyle w:val="ListParagraph"/>
        <w:numPr>
          <w:ilvl w:val="0"/>
          <w:numId w:val="2"/>
        </w:numPr>
        <w:ind w:left="0"/>
        <w:rPr>
          <w:rFonts w:eastAsia="Times" w:cs="Times"/>
        </w:rPr>
        <w:pPrChange w:id="739" w:author="Nancy I" w:date="2016-01-22T16:47:00Z">
          <w:pPr>
            <w:pStyle w:val="ListParagraph"/>
            <w:numPr>
              <w:numId w:val="2"/>
            </w:numPr>
            <w:ind w:hanging="360"/>
          </w:pPr>
        </w:pPrChange>
      </w:pPr>
      <w:ins w:id="740" w:author="Yupeng Zhang" w:date="2016-01-20T17:25:00Z">
        <w:r w:rsidRPr="7884BFCA">
          <w:rPr>
            <w:rPrChange w:id="741" w:author="Nancy I" w:date="2016-01-22T16:38:00Z">
              <w:rPr>
                <w:rFonts w:ascii="Arial" w:hAnsi="Arial" w:cs="Arial"/>
                <w:color w:val="222222"/>
                <w:shd w:val="clear" w:color="auto" w:fill="FFFFFF"/>
              </w:rPr>
            </w:rPrChange>
          </w:rPr>
          <w:t xml:space="preserve">De </w:t>
        </w:r>
        <w:proofErr w:type="spellStart"/>
        <w:r w:rsidRPr="7884BFCA">
          <w:rPr>
            <w:rPrChange w:id="742" w:author="Nancy I" w:date="2016-01-22T16:38:00Z">
              <w:rPr>
                <w:rFonts w:ascii="Arial" w:hAnsi="Arial" w:cs="Arial"/>
                <w:color w:val="222222"/>
                <w:shd w:val="clear" w:color="auto" w:fill="FFFFFF"/>
              </w:rPr>
            </w:rPrChange>
          </w:rPr>
          <w:t>Araùjo</w:t>
        </w:r>
        <w:proofErr w:type="spellEnd"/>
        <w:r w:rsidRPr="7884BFCA">
          <w:rPr>
            <w:rPrChange w:id="743" w:author="Nancy I" w:date="2016-01-22T16:38:00Z">
              <w:rPr>
                <w:rFonts w:ascii="Arial" w:hAnsi="Arial" w:cs="Arial"/>
                <w:color w:val="222222"/>
                <w:shd w:val="clear" w:color="auto" w:fill="FFFFFF"/>
              </w:rPr>
            </w:rPrChange>
          </w:rPr>
          <w:t xml:space="preserve">, B.R., </w:t>
        </w:r>
        <w:proofErr w:type="spellStart"/>
        <w:r w:rsidRPr="7884BFCA">
          <w:rPr>
            <w:rPrChange w:id="744" w:author="Nancy I" w:date="2016-01-22T16:38:00Z">
              <w:rPr>
                <w:rFonts w:ascii="Arial" w:hAnsi="Arial" w:cs="Arial"/>
                <w:color w:val="222222"/>
                <w:shd w:val="clear" w:color="auto" w:fill="FFFFFF"/>
              </w:rPr>
            </w:rPrChange>
          </w:rPr>
          <w:t>Casiez</w:t>
        </w:r>
        <w:proofErr w:type="spellEnd"/>
        <w:r w:rsidRPr="7884BFCA">
          <w:rPr>
            <w:rPrChange w:id="745" w:author="Nancy I" w:date="2016-01-22T16:38:00Z">
              <w:rPr>
                <w:rFonts w:ascii="Arial" w:hAnsi="Arial" w:cs="Arial"/>
                <w:color w:val="222222"/>
                <w:shd w:val="clear" w:color="auto" w:fill="FFFFFF"/>
              </w:rPr>
            </w:rPrChange>
          </w:rPr>
          <w:t>, G. and Jorge, J.A., 2012, May. Mockup builder: direct 3D modeling on and above the surface in a continuous interaction space. In</w:t>
        </w:r>
        <w:r w:rsidRPr="6BA36FA3">
          <w:rPr>
            <w:rPrChange w:id="746" w:author="Nancy I" w:date="2016-01-22T16:58:00Z">
              <w:rPr>
                <w:rStyle w:val="apple-converted-space"/>
                <w:rFonts w:ascii="Arial" w:hAnsi="Arial" w:cs="Arial"/>
                <w:color w:val="222222"/>
                <w:shd w:val="clear" w:color="auto" w:fill="FFFFFF"/>
              </w:rPr>
            </w:rPrChange>
          </w:rPr>
          <w:t> </w:t>
        </w:r>
        <w:r w:rsidRPr="6BA36FA3">
          <w:rPr>
            <w:i/>
            <w:iCs/>
            <w:rPrChange w:id="747" w:author="Nancy I" w:date="2016-01-22T16:58:00Z">
              <w:rPr>
                <w:rFonts w:ascii="Arial" w:hAnsi="Arial" w:cs="Arial"/>
                <w:i/>
                <w:iCs/>
                <w:color w:val="222222"/>
                <w:shd w:val="clear" w:color="auto" w:fill="FFFFFF"/>
              </w:rPr>
            </w:rPrChange>
          </w:rPr>
          <w:t>Proceedings of Graphics Interface 2012</w:t>
        </w:r>
        <w:r w:rsidRPr="6BA36FA3">
          <w:rPr>
            <w:i/>
            <w:iCs/>
            <w:rPrChange w:id="748" w:author="Nancy I" w:date="2016-01-22T16:58:00Z">
              <w:rPr>
                <w:rStyle w:val="apple-converted-space"/>
                <w:rFonts w:ascii="Arial" w:hAnsi="Arial" w:cs="Arial"/>
                <w:color w:val="222222"/>
                <w:shd w:val="clear" w:color="auto" w:fill="FFFFFF"/>
              </w:rPr>
            </w:rPrChange>
          </w:rPr>
          <w:t> </w:t>
        </w:r>
        <w:r w:rsidRPr="7884BFCA">
          <w:rPr>
            <w:rPrChange w:id="749" w:author="Nancy I" w:date="2016-01-22T16:38:00Z">
              <w:rPr>
                <w:rFonts w:ascii="Arial" w:hAnsi="Arial" w:cs="Arial"/>
                <w:color w:val="222222"/>
                <w:shd w:val="clear" w:color="auto" w:fill="FFFFFF"/>
              </w:rPr>
            </w:rPrChange>
          </w:rPr>
          <w:t>(pp. 173-180). Canadian Information Processing Society.</w:t>
        </w:r>
      </w:ins>
    </w:p>
    <w:p w14:paraId="40B69EFF" w14:textId="34B563B3" w:rsidR="009A048A" w:rsidRPr="0039392D" w:rsidRDefault="009A048A">
      <w:pPr>
        <w:pStyle w:val="ListParagraph"/>
        <w:numPr>
          <w:ilvl w:val="0"/>
          <w:numId w:val="2"/>
        </w:numPr>
        <w:ind w:left="0"/>
        <w:rPr>
          <w:rFonts w:eastAsia="Times" w:cs="Times"/>
        </w:rPr>
        <w:pPrChange w:id="750" w:author="Nancy I" w:date="2016-01-22T16:47:00Z">
          <w:pPr>
            <w:pStyle w:val="ListParagraph"/>
            <w:numPr>
              <w:numId w:val="2"/>
            </w:numPr>
            <w:ind w:hanging="360"/>
          </w:pPr>
        </w:pPrChange>
      </w:pPr>
      <w:ins w:id="751" w:author="Yupeng Zhang" w:date="2016-01-20T17:24:00Z">
        <w:r w:rsidRPr="7884BFCA">
          <w:rPr>
            <w:rPrChange w:id="752" w:author="Nancy I" w:date="2016-01-22T16:38:00Z">
              <w:rPr>
                <w:rFonts w:ascii="Arial" w:hAnsi="Arial" w:cs="Arial"/>
                <w:color w:val="222222"/>
                <w:shd w:val="clear" w:color="auto" w:fill="FFFFFF"/>
              </w:rPr>
            </w:rPrChange>
          </w:rPr>
          <w:t xml:space="preserve">Chen, X.A., </w:t>
        </w:r>
        <w:proofErr w:type="spellStart"/>
        <w:r w:rsidRPr="7884BFCA">
          <w:rPr>
            <w:rPrChange w:id="753" w:author="Nancy I" w:date="2016-01-22T16:38:00Z">
              <w:rPr>
                <w:rFonts w:ascii="Arial" w:hAnsi="Arial" w:cs="Arial"/>
                <w:color w:val="222222"/>
                <w:shd w:val="clear" w:color="auto" w:fill="FFFFFF"/>
              </w:rPr>
            </w:rPrChange>
          </w:rPr>
          <w:t>Coros</w:t>
        </w:r>
        <w:proofErr w:type="spellEnd"/>
        <w:r w:rsidRPr="7884BFCA">
          <w:rPr>
            <w:rPrChange w:id="754" w:author="Nancy I" w:date="2016-01-22T16:38:00Z">
              <w:rPr>
                <w:rFonts w:ascii="Arial" w:hAnsi="Arial" w:cs="Arial"/>
                <w:color w:val="222222"/>
                <w:shd w:val="clear" w:color="auto" w:fill="FFFFFF"/>
              </w:rPr>
            </w:rPrChange>
          </w:rPr>
          <w:t xml:space="preserve">, S., </w:t>
        </w:r>
        <w:proofErr w:type="spellStart"/>
        <w:r w:rsidRPr="7884BFCA">
          <w:rPr>
            <w:rPrChange w:id="755" w:author="Nancy I" w:date="2016-01-22T16:38:00Z">
              <w:rPr>
                <w:rFonts w:ascii="Arial" w:hAnsi="Arial" w:cs="Arial"/>
                <w:color w:val="222222"/>
                <w:shd w:val="clear" w:color="auto" w:fill="FFFFFF"/>
              </w:rPr>
            </w:rPrChange>
          </w:rPr>
          <w:t>Mankoff</w:t>
        </w:r>
        <w:proofErr w:type="spellEnd"/>
        <w:r w:rsidRPr="7884BFCA">
          <w:rPr>
            <w:rPrChange w:id="756" w:author="Nancy I" w:date="2016-01-22T16:38:00Z">
              <w:rPr>
                <w:rFonts w:ascii="Arial" w:hAnsi="Arial" w:cs="Arial"/>
                <w:color w:val="222222"/>
                <w:shd w:val="clear" w:color="auto" w:fill="FFFFFF"/>
              </w:rPr>
            </w:rPrChange>
          </w:rPr>
          <w:t>, J. and Hudson, S.E., 2015, November. Encore: 3D printed augmentation of everyday objects with printed-over, affixed and interlocked attachments. In</w:t>
        </w:r>
        <w:r w:rsidRPr="6BA36FA3">
          <w:rPr>
            <w:rPrChange w:id="757" w:author="Nancy I" w:date="2016-01-22T16:58:00Z">
              <w:rPr>
                <w:rStyle w:val="apple-converted-space"/>
                <w:rFonts w:ascii="Arial" w:hAnsi="Arial" w:cs="Arial"/>
                <w:color w:val="222222"/>
                <w:shd w:val="clear" w:color="auto" w:fill="FFFFFF"/>
              </w:rPr>
            </w:rPrChange>
          </w:rPr>
          <w:t> </w:t>
        </w:r>
        <w:r w:rsidRPr="6BA36FA3">
          <w:rPr>
            <w:i/>
            <w:iCs/>
            <w:rPrChange w:id="758" w:author="Nancy I" w:date="2016-01-22T16:58:00Z">
              <w:rPr>
                <w:rFonts w:ascii="Arial" w:hAnsi="Arial" w:cs="Arial"/>
                <w:i/>
                <w:iCs/>
                <w:color w:val="222222"/>
                <w:shd w:val="clear" w:color="auto" w:fill="FFFFFF"/>
              </w:rPr>
            </w:rPrChange>
          </w:rPr>
          <w:t>Proceedings of the 28th Annual ACM Symposium on User Interface Software &amp; Technology</w:t>
        </w:r>
        <w:r w:rsidRPr="6BA36FA3">
          <w:rPr>
            <w:rPrChange w:id="759" w:author="Nancy I" w:date="2016-01-22T16:58:00Z">
              <w:rPr>
                <w:rStyle w:val="apple-converted-space"/>
                <w:rFonts w:ascii="Arial" w:hAnsi="Arial" w:cs="Arial"/>
                <w:color w:val="222222"/>
                <w:shd w:val="clear" w:color="auto" w:fill="FFFFFF"/>
              </w:rPr>
            </w:rPrChange>
          </w:rPr>
          <w:t> </w:t>
        </w:r>
        <w:r w:rsidRPr="7884BFCA">
          <w:rPr>
            <w:rPrChange w:id="760" w:author="Nancy I" w:date="2016-01-22T16:38:00Z">
              <w:rPr>
                <w:rFonts w:ascii="Arial" w:hAnsi="Arial" w:cs="Arial"/>
                <w:color w:val="222222"/>
                <w:shd w:val="clear" w:color="auto" w:fill="FFFFFF"/>
              </w:rPr>
            </w:rPrChange>
          </w:rPr>
          <w:t>(pp. 73-82). ACM.</w:t>
        </w:r>
      </w:ins>
    </w:p>
    <w:p w14:paraId="2DBE94CF" w14:textId="53E2C0BD" w:rsidR="0039392D" w:rsidRPr="0039392D" w:rsidDel="6C4C1489" w:rsidRDefault="0039392D">
      <w:pPr>
        <w:pStyle w:val="ListParagraph"/>
        <w:numPr>
          <w:ilvl w:val="0"/>
          <w:numId w:val="4"/>
        </w:numPr>
        <w:rPr>
          <w:del w:id="761" w:author="Nancy I" w:date="2016-01-22T16:46:00Z"/>
          <w:rFonts w:eastAsia="Times" w:cs="Times"/>
        </w:rPr>
        <w:pPrChange w:id="762" w:author="Nancy I" w:date="2016-01-22T16:39:00Z">
          <w:pPr/>
        </w:pPrChange>
      </w:pPr>
      <w:ins w:id="763" w:author="Yupeng Zhang" w:date="2016-01-20T17:26:00Z">
        <w:del w:id="764" w:author="Nancy I" w:date="2016-01-22T16:38:00Z">
          <w:r w:rsidRPr="7C812CC4" w:rsidDel="7884BFCA">
            <w:rPr>
              <w:rFonts w:ascii="Verdana" w:eastAsia="Verdana" w:hAnsi="Verdana" w:cs="Verdana"/>
              <w:rPrChange w:id="765" w:author="Nancy I" w:date="2016-01-22T16:38:00Z">
                <w:rPr>
                  <w:rFonts w:ascii="Arial" w:hAnsi="Arial" w:cs="Arial"/>
                  <w:color w:val="222222"/>
                  <w:shd w:val="clear" w:color="auto" w:fill="FFFFFF"/>
                </w:rPr>
              </w:rPrChange>
            </w:rPr>
            <w:delText>Kasahara</w:delText>
          </w:r>
          <w:r w:rsidRPr="146BC450" w:rsidDel="7884BFCA">
            <w:rPr>
              <w:rFonts w:ascii="Arial" w:eastAsia="Arial" w:hAnsi="Arial" w:cs="Arial"/>
              <w:color w:val="222222"/>
              <w:shd w:val="clear" w:color="auto" w:fill="FFFFFF"/>
              <w:rPrChange w:id="766" w:author="Nancy I" w:date="2016-01-21T10:51:00Z">
                <w:rPr>
                  <w:rFonts w:ascii="Arial" w:hAnsi="Arial" w:cs="Arial"/>
                  <w:color w:val="222222"/>
                  <w:shd w:val="clear" w:color="auto" w:fill="FFFFFF"/>
                </w:rPr>
              </w:rPrChange>
            </w:rPr>
            <w:delText>, S., Heun, V., Lee, A.S. and Ishii, H., 2012, November. Second surface: multi-user spatial collaboration system based on augmented reality. In</w:delText>
          </w:r>
          <w:r w:rsidRPr="146BC450" w:rsidDel="7884BFCA">
            <w:rPr>
              <w:rStyle w:val="apple-converted-space"/>
              <w:rFonts w:ascii="Arial" w:eastAsia="Arial" w:hAnsi="Arial" w:cs="Arial"/>
              <w:color w:val="222222"/>
              <w:shd w:val="clear" w:color="auto" w:fill="FFFFFF"/>
              <w:rPrChange w:id="767" w:author="Nancy I" w:date="2016-01-21T10:51:00Z">
                <w:rPr>
                  <w:rStyle w:val="apple-converted-space"/>
                  <w:rFonts w:ascii="Arial" w:hAnsi="Arial" w:cs="Arial"/>
                  <w:color w:val="222222"/>
                  <w:shd w:val="clear" w:color="auto" w:fill="FFFFFF"/>
                </w:rPr>
              </w:rPrChange>
            </w:rPr>
            <w:delText> </w:delText>
          </w:r>
          <w:r w:rsidRPr="7C812CC4" w:rsidDel="7884BFCA">
            <w:rPr>
              <w:rFonts w:ascii="Arial" w:eastAsia="Arial" w:hAnsi="Arial" w:cs="Arial"/>
              <w:i/>
              <w:iCs/>
              <w:color w:val="222222"/>
              <w:shd w:val="clear" w:color="auto" w:fill="FFFFFF"/>
              <w:rPrChange w:id="768" w:author="Nancy I" w:date="2016-01-22T16:38:00Z">
                <w:rPr>
                  <w:rFonts w:ascii="Arial" w:hAnsi="Arial" w:cs="Arial"/>
                  <w:i/>
                  <w:iCs/>
                  <w:color w:val="222222"/>
                  <w:shd w:val="clear" w:color="auto" w:fill="FFFFFF"/>
                </w:rPr>
              </w:rPrChange>
            </w:rPr>
            <w:delText>SIGGRAPH Asia 2012 Emerging Technologies</w:delText>
          </w:r>
          <w:r w:rsidRPr="146BC450" w:rsidDel="7884BFCA">
            <w:rPr>
              <w:rStyle w:val="apple-converted-space"/>
              <w:rFonts w:ascii="Arial" w:eastAsia="Arial" w:hAnsi="Arial" w:cs="Arial"/>
              <w:color w:val="222222"/>
              <w:shd w:val="clear" w:color="auto" w:fill="FFFFFF"/>
              <w:rPrChange w:id="769" w:author="Nancy I" w:date="2016-01-21T10:51:00Z">
                <w:rPr>
                  <w:rStyle w:val="apple-converted-space"/>
                  <w:rFonts w:ascii="Arial" w:hAnsi="Arial" w:cs="Arial"/>
                  <w:color w:val="222222"/>
                  <w:shd w:val="clear" w:color="auto" w:fill="FFFFFF"/>
                </w:rPr>
              </w:rPrChange>
            </w:rPr>
            <w:delText> </w:delText>
          </w:r>
          <w:r w:rsidRPr="146BC450" w:rsidDel="7884BFCA">
            <w:rPr>
              <w:rFonts w:ascii="Arial" w:eastAsia="Arial" w:hAnsi="Arial" w:cs="Arial"/>
              <w:color w:val="222222"/>
              <w:shd w:val="clear" w:color="auto" w:fill="FFFFFF"/>
              <w:rPrChange w:id="770" w:author="Nancy I" w:date="2016-01-21T10:51:00Z">
                <w:rPr>
                  <w:rFonts w:ascii="Arial" w:hAnsi="Arial" w:cs="Arial"/>
                  <w:color w:val="222222"/>
                  <w:shd w:val="clear" w:color="auto" w:fill="FFFFFF"/>
                </w:rPr>
              </w:rPrChange>
            </w:rPr>
            <w:delText>(p. 20). ACM.</w:delText>
          </w:r>
        </w:del>
      </w:ins>
      <w:proofErr w:type="spellStart"/>
      <w:ins w:id="771" w:author="Nancy I" w:date="2016-01-22T16:38:00Z">
        <w:r w:rsidR="7884BFCA" w:rsidRPr="7884BFCA">
          <w:t>Kasahara</w:t>
        </w:r>
        <w:proofErr w:type="spellEnd"/>
        <w:r w:rsidR="7884BFCA" w:rsidRPr="7884BFCA">
          <w:t xml:space="preserve">, S., </w:t>
        </w:r>
        <w:proofErr w:type="spellStart"/>
        <w:r w:rsidR="7884BFCA" w:rsidRPr="7884BFCA">
          <w:t>Heun</w:t>
        </w:r>
        <w:proofErr w:type="spellEnd"/>
        <w:r w:rsidR="7884BFCA" w:rsidRPr="7884BFCA">
          <w:t>, V., Lee, A.S. and Ishii, H., 2012, November. Second surface: multi-user spatial collaboration system based on augmented reality. In</w:t>
        </w:r>
        <w:r w:rsidR="7884BFCA" w:rsidRPr="007F558F">
          <w:t> </w:t>
        </w:r>
        <w:r w:rsidR="7884BFCA" w:rsidRPr="007F558F">
          <w:rPr>
            <w:i/>
            <w:iCs/>
            <w:rPrChange w:id="772" w:author="Nancy I" w:date="2016-01-22T16:59:00Z">
              <w:rPr/>
            </w:rPrChange>
          </w:rPr>
          <w:t>SIGGRAPH Asia 2012 Emerging Technologies (p. 20)</w:t>
        </w:r>
        <w:r w:rsidR="7884BFCA" w:rsidRPr="7884BFCA">
          <w:t>. ACM.</w:t>
        </w:r>
      </w:ins>
    </w:p>
    <w:p w14:paraId="3156C54E" w14:textId="53E2C0BD" w:rsidR="0039392D" w:rsidRPr="0039392D" w:rsidRDefault="0039392D">
      <w:pPr>
        <w:pStyle w:val="ListParagraph"/>
        <w:numPr>
          <w:ilvl w:val="0"/>
          <w:numId w:val="2"/>
        </w:numPr>
        <w:ind w:left="0"/>
        <w:rPr>
          <w:ins w:id="773" w:author="Nancy I" w:date="2016-01-22T16:46:00Z"/>
          <w:rFonts w:eastAsia="Times" w:cs="Times"/>
        </w:rPr>
        <w:pPrChange w:id="774" w:author="Nancy I" w:date="2016-01-22T16:47:00Z">
          <w:pPr>
            <w:pStyle w:val="ListParagraph"/>
            <w:numPr>
              <w:numId w:val="2"/>
            </w:numPr>
            <w:ind w:hanging="360"/>
          </w:pPr>
        </w:pPrChange>
      </w:pPr>
      <w:ins w:id="775" w:author="Yupeng Zhang" w:date="2016-01-20T17:28:00Z">
        <w:del w:id="776" w:author="Nancy I" w:date="2016-01-22T16:38:00Z">
          <w:r w:rsidRPr="7C812CC4" w:rsidDel="7884BFCA">
            <w:rPr>
              <w:rFonts w:ascii="Arial" w:eastAsia="Arial" w:hAnsi="Arial" w:cs="Arial"/>
              <w:color w:val="222222"/>
              <w:rPrChange w:id="777" w:author="Nancy I" w:date="2016-01-22T16:38:00Z">
                <w:rPr>
                  <w:rFonts w:ascii="Arial" w:hAnsi="Arial" w:cs="Arial"/>
                  <w:color w:val="222222"/>
                  <w:shd w:val="clear" w:color="auto" w:fill="FFFFFF"/>
                </w:rPr>
              </w:rPrChange>
            </w:rPr>
            <w:delText>Dorta</w:delText>
          </w:r>
          <w:r w:rsidRPr="146BC450" w:rsidDel="7884BFCA">
            <w:rPr>
              <w:rFonts w:ascii="Arial" w:eastAsia="Arial" w:hAnsi="Arial" w:cs="Arial"/>
              <w:color w:val="222222"/>
              <w:shd w:val="clear" w:color="auto" w:fill="FFFFFF"/>
              <w:rPrChange w:id="778" w:author="Nancy I" w:date="2016-01-21T10:51:00Z">
                <w:rPr>
                  <w:rFonts w:ascii="Arial" w:hAnsi="Arial" w:cs="Arial"/>
                  <w:color w:val="222222"/>
                  <w:shd w:val="clear" w:color="auto" w:fill="FFFFFF"/>
                </w:rPr>
              </w:rPrChange>
            </w:rPr>
            <w:delText>, T., Kinayoglu, G. and Hoffmann, M., 2014, July. Hyve-3D: a new embodied interface for immersive collaborative 3D sketching. In</w:delText>
          </w:r>
          <w:r w:rsidRPr="146BC450" w:rsidDel="7884BFCA">
            <w:rPr>
              <w:rStyle w:val="apple-converted-space"/>
              <w:rFonts w:ascii="Arial" w:eastAsia="Arial" w:hAnsi="Arial" w:cs="Arial"/>
              <w:color w:val="222222"/>
              <w:shd w:val="clear" w:color="auto" w:fill="FFFFFF"/>
              <w:rPrChange w:id="779" w:author="Nancy I" w:date="2016-01-21T10:51:00Z">
                <w:rPr>
                  <w:rStyle w:val="apple-converted-space"/>
                  <w:rFonts w:ascii="Arial" w:hAnsi="Arial" w:cs="Arial"/>
                  <w:color w:val="222222"/>
                  <w:shd w:val="clear" w:color="auto" w:fill="FFFFFF"/>
                </w:rPr>
              </w:rPrChange>
            </w:rPr>
            <w:delText> </w:delText>
          </w:r>
          <w:r w:rsidRPr="7C812CC4" w:rsidDel="7884BFCA">
            <w:rPr>
              <w:rFonts w:ascii="Arial" w:eastAsia="Arial" w:hAnsi="Arial" w:cs="Arial"/>
              <w:i/>
              <w:iCs/>
              <w:color w:val="222222"/>
              <w:shd w:val="clear" w:color="auto" w:fill="FFFFFF"/>
              <w:rPrChange w:id="780" w:author="Nancy I" w:date="2016-01-22T16:38:00Z">
                <w:rPr>
                  <w:rFonts w:ascii="Arial" w:hAnsi="Arial" w:cs="Arial"/>
                  <w:i/>
                  <w:iCs/>
                  <w:color w:val="222222"/>
                  <w:shd w:val="clear" w:color="auto" w:fill="FFFFFF"/>
                </w:rPr>
              </w:rPrChange>
            </w:rPr>
            <w:delText>ACM SIGGRAPH 2014 Studio</w:delText>
          </w:r>
          <w:r w:rsidRPr="146BC450" w:rsidDel="7884BFCA">
            <w:rPr>
              <w:rStyle w:val="apple-converted-space"/>
              <w:rFonts w:ascii="Arial" w:eastAsia="Arial" w:hAnsi="Arial" w:cs="Arial"/>
              <w:color w:val="222222"/>
              <w:shd w:val="clear" w:color="auto" w:fill="FFFFFF"/>
              <w:rPrChange w:id="781" w:author="Nancy I" w:date="2016-01-21T10:51:00Z">
                <w:rPr>
                  <w:rStyle w:val="apple-converted-space"/>
                  <w:rFonts w:ascii="Arial" w:hAnsi="Arial" w:cs="Arial"/>
                  <w:color w:val="222222"/>
                  <w:shd w:val="clear" w:color="auto" w:fill="FFFFFF"/>
                </w:rPr>
              </w:rPrChange>
            </w:rPr>
            <w:delText> </w:delText>
          </w:r>
          <w:r w:rsidRPr="146BC450" w:rsidDel="7884BFCA">
            <w:rPr>
              <w:rFonts w:ascii="Arial" w:eastAsia="Arial" w:hAnsi="Arial" w:cs="Arial"/>
              <w:color w:val="222222"/>
              <w:shd w:val="clear" w:color="auto" w:fill="FFFFFF"/>
              <w:rPrChange w:id="782" w:author="Nancy I" w:date="2016-01-21T10:51:00Z">
                <w:rPr>
                  <w:rFonts w:ascii="Arial" w:hAnsi="Arial" w:cs="Arial"/>
                  <w:color w:val="222222"/>
                  <w:shd w:val="clear" w:color="auto" w:fill="FFFFFF"/>
                </w:rPr>
              </w:rPrChange>
            </w:rPr>
            <w:delText>(p. 37). ACM.</w:delText>
          </w:r>
        </w:del>
      </w:ins>
    </w:p>
    <w:p w14:paraId="237D76F4" w14:textId="53E2C0BD" w:rsidR="0039392D" w:rsidRPr="0039392D" w:rsidDel="77C21DA6" w:rsidRDefault="7884BFCA" w:rsidP="6C4C1489">
      <w:pPr>
        <w:pStyle w:val="ListParagraph"/>
        <w:numPr>
          <w:ilvl w:val="0"/>
          <w:numId w:val="2"/>
        </w:numPr>
        <w:rPr>
          <w:del w:id="783" w:author="Nancy I" w:date="2016-01-22T16:47:00Z"/>
          <w:rFonts w:eastAsia="Times" w:cs="Times"/>
        </w:rPr>
      </w:pPr>
      <w:proofErr w:type="spellStart"/>
      <w:ins w:id="784" w:author="Nancy I" w:date="2016-01-22T16:38:00Z">
        <w:r w:rsidRPr="7884BFCA">
          <w:t>Dorta</w:t>
        </w:r>
        <w:proofErr w:type="spellEnd"/>
        <w:r w:rsidRPr="7884BFCA">
          <w:t xml:space="preserve">, T., </w:t>
        </w:r>
        <w:proofErr w:type="spellStart"/>
        <w:r w:rsidRPr="7884BFCA">
          <w:t>Kinayoglu</w:t>
        </w:r>
        <w:proofErr w:type="spellEnd"/>
        <w:r w:rsidRPr="7884BFCA">
          <w:t>, G. and Hoffmann, M., 2014, July. Hyve-3D: a new embodied interface for immersive collaborative 3D sketching. In</w:t>
        </w:r>
        <w:r w:rsidRPr="1FFA4D0D">
          <w:t> </w:t>
        </w:r>
        <w:r w:rsidRPr="1FFA4D0D">
          <w:rPr>
            <w:i/>
            <w:iCs/>
            <w:rPrChange w:id="785" w:author="Nancy I" w:date="2016-02-23T19:22:00Z">
              <w:rPr/>
            </w:rPrChange>
          </w:rPr>
          <w:t>ACM SIGGRAPH 2014 Studio</w:t>
        </w:r>
        <w:r w:rsidRPr="1FFA4D0D">
          <w:t> </w:t>
        </w:r>
        <w:r w:rsidRPr="7884BFCA">
          <w:t>(p. 37). ACM.</w:t>
        </w:r>
      </w:ins>
    </w:p>
    <w:p w14:paraId="179D3A3B" w14:textId="716B4831" w:rsidR="0039392D" w:rsidRPr="00800FD8" w:rsidRDefault="0039392D">
      <w:pPr>
        <w:pStyle w:val="ListParagraph"/>
        <w:numPr>
          <w:ilvl w:val="0"/>
          <w:numId w:val="2"/>
        </w:numPr>
        <w:ind w:left="0"/>
        <w:rPr>
          <w:ins w:id="786" w:author="Nancy I" w:date="2016-01-22T16:47:00Z"/>
          <w:rFonts w:eastAsia="Times" w:cs="Times"/>
        </w:rPr>
        <w:pPrChange w:id="787" w:author="Nancy I" w:date="2016-01-22T16:47:00Z">
          <w:pPr>
            <w:pStyle w:val="ListParagraph"/>
            <w:numPr>
              <w:numId w:val="2"/>
            </w:numPr>
            <w:ind w:hanging="360"/>
          </w:pPr>
        </w:pPrChange>
      </w:pPr>
    </w:p>
    <w:p w14:paraId="5016B336" w14:textId="716B4831" w:rsidR="0039392D" w:rsidRPr="00800FD8" w:rsidDel="77C21DA6" w:rsidRDefault="0039392D">
      <w:pPr>
        <w:pStyle w:val="ListParagraph"/>
        <w:numPr>
          <w:ilvl w:val="0"/>
          <w:numId w:val="1"/>
        </w:numPr>
        <w:rPr>
          <w:del w:id="788" w:author="Nancy I" w:date="2016-01-22T16:47:00Z"/>
          <w:rFonts w:eastAsia="Times" w:cs="Times"/>
        </w:rPr>
        <w:pPrChange w:id="789" w:author="Nancy I" w:date="2016-01-22T16:46:00Z">
          <w:pPr>
            <w:pStyle w:val="ListParagraph"/>
            <w:numPr>
              <w:numId w:val="3"/>
            </w:numPr>
            <w:ind w:hanging="360"/>
          </w:pPr>
        </w:pPrChange>
      </w:pPr>
      <w:ins w:id="790" w:author="Yupeng Zhang" w:date="2016-01-20T17:28:00Z">
        <w:r w:rsidRPr="7884BFCA">
          <w:rPr>
            <w:rPrChange w:id="791" w:author="Nancy I" w:date="2016-01-22T16:38:00Z">
              <w:rPr>
                <w:rFonts w:ascii="Arial" w:hAnsi="Arial" w:cs="Arial"/>
                <w:color w:val="222222"/>
                <w:shd w:val="clear" w:color="auto" w:fill="FFFFFF"/>
              </w:rPr>
            </w:rPrChange>
          </w:rPr>
          <w:t xml:space="preserve">Xin, M., </w:t>
        </w:r>
        <w:proofErr w:type="spellStart"/>
        <w:r w:rsidRPr="7884BFCA">
          <w:rPr>
            <w:rPrChange w:id="792" w:author="Nancy I" w:date="2016-01-22T16:38:00Z">
              <w:rPr>
                <w:rFonts w:ascii="Arial" w:hAnsi="Arial" w:cs="Arial"/>
                <w:color w:val="222222"/>
                <w:shd w:val="clear" w:color="auto" w:fill="FFFFFF"/>
              </w:rPr>
            </w:rPrChange>
          </w:rPr>
          <w:t>Sharlin</w:t>
        </w:r>
        <w:proofErr w:type="spellEnd"/>
        <w:r w:rsidRPr="7884BFCA">
          <w:rPr>
            <w:rPrChange w:id="793" w:author="Nancy I" w:date="2016-01-22T16:38:00Z">
              <w:rPr>
                <w:rFonts w:ascii="Arial" w:hAnsi="Arial" w:cs="Arial"/>
                <w:color w:val="222222"/>
                <w:shd w:val="clear" w:color="auto" w:fill="FFFFFF"/>
              </w:rPr>
            </w:rPrChange>
          </w:rPr>
          <w:t>, E. and Sousa, M.C., 2008, October. Napkin sketch: handheld mixed reality 3D sketching. In</w:t>
        </w:r>
        <w:r w:rsidRPr="6CAEF932">
          <w:rPr>
            <w:rPrChange w:id="794" w:author="Nancy I" w:date="2016-01-22T17:00:00Z">
              <w:rPr>
                <w:rStyle w:val="apple-converted-space"/>
                <w:rFonts w:ascii="Arial" w:hAnsi="Arial" w:cs="Arial"/>
                <w:color w:val="222222"/>
                <w:shd w:val="clear" w:color="auto" w:fill="FFFFFF"/>
              </w:rPr>
            </w:rPrChange>
          </w:rPr>
          <w:t> </w:t>
        </w:r>
        <w:r w:rsidRPr="6CAEF932">
          <w:rPr>
            <w:i/>
            <w:iCs/>
            <w:rPrChange w:id="795" w:author="Nancy I" w:date="2016-01-22T17:00:00Z">
              <w:rPr>
                <w:rFonts w:ascii="Arial" w:hAnsi="Arial" w:cs="Arial"/>
                <w:i/>
                <w:iCs/>
                <w:color w:val="222222"/>
                <w:shd w:val="clear" w:color="auto" w:fill="FFFFFF"/>
              </w:rPr>
            </w:rPrChange>
          </w:rPr>
          <w:t>Proceedings of the 2008 ACM symposium on Virtual reality software and technology</w:t>
        </w:r>
        <w:r w:rsidRPr="6CAEF932">
          <w:rPr>
            <w:rPrChange w:id="796" w:author="Nancy I" w:date="2016-01-22T17:00:00Z">
              <w:rPr>
                <w:rStyle w:val="apple-converted-space"/>
                <w:rFonts w:ascii="Arial" w:hAnsi="Arial" w:cs="Arial"/>
                <w:color w:val="222222"/>
                <w:shd w:val="clear" w:color="auto" w:fill="FFFFFF"/>
              </w:rPr>
            </w:rPrChange>
          </w:rPr>
          <w:t> </w:t>
        </w:r>
        <w:r w:rsidRPr="7884BFCA">
          <w:rPr>
            <w:rPrChange w:id="797" w:author="Nancy I" w:date="2016-01-22T16:38:00Z">
              <w:rPr>
                <w:rFonts w:ascii="Arial" w:hAnsi="Arial" w:cs="Arial"/>
                <w:color w:val="222222"/>
                <w:shd w:val="clear" w:color="auto" w:fill="FFFFFF"/>
              </w:rPr>
            </w:rPrChange>
          </w:rPr>
          <w:t>(pp. 223-226). ACM.</w:t>
        </w:r>
      </w:ins>
    </w:p>
    <w:p w14:paraId="38ABEF74" w14:textId="752FAAB9" w:rsidR="3C71B7D8" w:rsidDel="6C592C13" w:rsidRDefault="3C71B7D8">
      <w:pPr>
        <w:pStyle w:val="ListParagraph"/>
        <w:numPr>
          <w:ilvl w:val="0"/>
          <w:numId w:val="10"/>
        </w:numPr>
        <w:rPr>
          <w:del w:id="798" w:author="Nancy I" w:date="2016-01-22T16:37:00Z"/>
        </w:rPr>
        <w:pPrChange w:id="799" w:author="Nancy I" w:date="2016-01-22T16:37:00Z">
          <w:pPr/>
        </w:pPrChange>
      </w:pPr>
    </w:p>
    <w:p w14:paraId="7D5121DA" w14:textId="21578864" w:rsidR="6C592C13" w:rsidRDefault="6C592C13">
      <w:pPr>
        <w:pStyle w:val="ListParagraph"/>
        <w:numPr>
          <w:ilvl w:val="0"/>
          <w:numId w:val="2"/>
        </w:numPr>
        <w:ind w:left="0"/>
        <w:rPr>
          <w:ins w:id="800" w:author="Nancy I" w:date="2016-01-22T16:47:00Z"/>
          <w:rFonts w:eastAsia="Times" w:cs="Times"/>
        </w:rPr>
        <w:pPrChange w:id="801" w:author="Nancy I" w:date="2016-01-22T16:47:00Z">
          <w:pPr>
            <w:pStyle w:val="ListParagraph"/>
            <w:numPr>
              <w:numId w:val="2"/>
            </w:numPr>
            <w:ind w:hanging="360"/>
          </w:pPr>
        </w:pPrChange>
      </w:pPr>
    </w:p>
    <w:p w14:paraId="1CAD4837" w14:textId="21578864" w:rsidR="6C592C13" w:rsidRDefault="6C592C13">
      <w:pPr>
        <w:pStyle w:val="ListParagraph"/>
        <w:numPr>
          <w:ilvl w:val="0"/>
          <w:numId w:val="2"/>
        </w:numPr>
        <w:ind w:left="0"/>
        <w:rPr>
          <w:ins w:id="802" w:author="Nancy I" w:date="2016-01-22T16:57:00Z"/>
          <w:rFonts w:eastAsia="Times" w:cs="Times"/>
        </w:rPr>
        <w:pPrChange w:id="803" w:author="Nancy I" w:date="2016-01-22T16:47:00Z">
          <w:pPr>
            <w:pStyle w:val="ListParagraph"/>
            <w:numPr>
              <w:numId w:val="2"/>
            </w:numPr>
            <w:ind w:hanging="360"/>
          </w:pPr>
        </w:pPrChange>
      </w:pPr>
      <w:ins w:id="804" w:author="Nancy I" w:date="2016-01-22T16:37:00Z">
        <w:r w:rsidRPr="7884BFCA">
          <w:t xml:space="preserve">Alec Rivers, Andrew Adams, and </w:t>
        </w:r>
        <w:proofErr w:type="spellStart"/>
        <w:r w:rsidRPr="7884BFCA">
          <w:t>Frédo</w:t>
        </w:r>
        <w:proofErr w:type="spellEnd"/>
        <w:r w:rsidRPr="7884BFCA">
          <w:t xml:space="preserve"> Durand. 2012. Sculpting by numbers. ACM Trans. Graph.31, 6, Article 157 (November 2012), 7 pages.</w:t>
        </w:r>
      </w:ins>
    </w:p>
    <w:p w14:paraId="1A88EBAC" w14:textId="45D7748B" w:rsidR="2D85CA0D" w:rsidRDefault="2D85CA0D">
      <w:pPr>
        <w:numPr>
          <w:ilvl w:val="0"/>
          <w:numId w:val="2"/>
        </w:numPr>
        <w:ind w:left="0"/>
        <w:rPr>
          <w:ins w:id="805" w:author="Nancy I" w:date="2016-02-23T19:15:00Z"/>
          <w:rFonts w:eastAsia="Times" w:cs="Times"/>
        </w:rPr>
        <w:pPrChange w:id="806" w:author="Nancy I" w:date="2016-01-22T16:57:00Z">
          <w:pPr/>
        </w:pPrChange>
      </w:pPr>
      <w:ins w:id="807" w:author="Nancy I" w:date="2016-01-22T16:57:00Z">
        <w:r>
          <w:t xml:space="preserve">Xiang 'Anthony' Chen, </w:t>
        </w:r>
        <w:proofErr w:type="spellStart"/>
        <w:r>
          <w:t>Stelian</w:t>
        </w:r>
        <w:proofErr w:type="spellEnd"/>
        <w:r>
          <w:t xml:space="preserve"> </w:t>
        </w:r>
        <w:proofErr w:type="spellStart"/>
        <w:r>
          <w:t>Coros</w:t>
        </w:r>
        <w:proofErr w:type="spellEnd"/>
        <w:r>
          <w:t xml:space="preserve">, Jennifer </w:t>
        </w:r>
        <w:proofErr w:type="spellStart"/>
        <w:r>
          <w:t>Mankoff</w:t>
        </w:r>
        <w:proofErr w:type="spellEnd"/>
        <w:r>
          <w:t xml:space="preserve">, and Scott E. Hudson. 2015. Encore: 3D printed augmentation of everyday objects with printed-over, affixed and interlocked attachments. In </w:t>
        </w:r>
        <w:r w:rsidRPr="0FD387FF">
          <w:rPr>
            <w:i/>
            <w:iCs/>
            <w:rPrChange w:id="808" w:author="Nancy I" w:date="2016-02-23T19:15:00Z">
              <w:rPr/>
            </w:rPrChange>
          </w:rPr>
          <w:t>ACM SIGGRAPH 2015 Posters</w:t>
        </w:r>
        <w:r>
          <w:t xml:space="preserve"> (SIGGRAPH '15). ACM, New York, NY, USA, Article </w:t>
        </w:r>
        <w:proofErr w:type="gramStart"/>
        <w:r>
          <w:t>3 ,</w:t>
        </w:r>
        <w:proofErr w:type="gramEnd"/>
        <w:r>
          <w:t xml:space="preserve"> 1 page</w:t>
        </w:r>
        <w:r w:rsidRPr="0FD387FF">
          <w:t>.</w:t>
        </w:r>
      </w:ins>
    </w:p>
    <w:p w14:paraId="61F7F11C" w14:textId="1C655987" w:rsidR="2D85CA0D" w:rsidRDefault="0FD387FF">
      <w:pPr>
        <w:numPr>
          <w:ilvl w:val="0"/>
          <w:numId w:val="2"/>
        </w:numPr>
        <w:ind w:left="0"/>
        <w:rPr>
          <w:ins w:id="809" w:author="Nancy I" w:date="2016-02-23T19:16:00Z"/>
          <w:rFonts w:eastAsia="Times" w:cs="Times"/>
        </w:rPr>
        <w:pPrChange w:id="810" w:author="Nancy I" w:date="2016-01-22T16:57:00Z">
          <w:pPr/>
        </w:pPrChange>
      </w:pPr>
      <w:ins w:id="811" w:author="Nancy I" w:date="2016-02-23T19:15:00Z">
        <w:r w:rsidRPr="0FD387FF">
          <w:lastRenderedPageBreak/>
          <w:t xml:space="preserve">Keefe, Daniel F., Robert C. </w:t>
        </w:r>
        <w:proofErr w:type="spellStart"/>
        <w:r w:rsidRPr="0FD387FF">
          <w:t>Zeleznik</w:t>
        </w:r>
        <w:proofErr w:type="spellEnd"/>
        <w:r w:rsidRPr="0FD387FF">
          <w:t>, and David H. Laidlaw. "Drawing on air: Input techniques for controlled 3D line illustration." Visualization and Computer Graphics, IEEE Transactions on 13.5 (2007): 1067-1081.</w:t>
        </w:r>
      </w:ins>
    </w:p>
    <w:p w14:paraId="7AA6430C" w14:textId="1C655987" w:rsidR="2D85CA0D" w:rsidDel="1FFA4D0D" w:rsidRDefault="2A6EA7C7">
      <w:pPr>
        <w:numPr>
          <w:ilvl w:val="0"/>
          <w:numId w:val="2"/>
        </w:numPr>
        <w:ind w:left="0"/>
        <w:rPr>
          <w:del w:id="812" w:author="Nancy I" w:date="2016-02-23T19:22:00Z"/>
        </w:rPr>
        <w:pPrChange w:id="813" w:author="Nancy I" w:date="2016-01-22T16:57:00Z">
          <w:pPr/>
        </w:pPrChange>
      </w:pPr>
      <w:ins w:id="814" w:author="Nancy I" w:date="2016-02-23T19:16:00Z">
        <w:r w:rsidRPr="2A6EA7C7">
          <w:t>Keefe, Daniel F., et al. "</w:t>
        </w:r>
        <w:proofErr w:type="spellStart"/>
        <w:r w:rsidRPr="2A6EA7C7">
          <w:t>CavePainting</w:t>
        </w:r>
        <w:proofErr w:type="spellEnd"/>
        <w:r w:rsidRPr="2A6EA7C7">
          <w:t>: a fully immersive 3D artistic medium and interactive experience." Proceedings of the 2001 symposium on Interactive 3D graphics. ACM, 2001.</w:t>
        </w:r>
      </w:ins>
    </w:p>
    <w:p w14:paraId="36C2F872" w14:textId="38F2C374" w:rsidR="0FD387FF" w:rsidDel="2A6EA7C7" w:rsidRDefault="0FD387FF">
      <w:pPr>
        <w:numPr>
          <w:ilvl w:val="0"/>
          <w:numId w:val="2"/>
        </w:numPr>
        <w:ind w:left="0"/>
        <w:rPr>
          <w:del w:id="815" w:author="Nancy I" w:date="2016-02-23T19:16:00Z"/>
          <w:rFonts w:eastAsia="Times" w:cs="Times"/>
        </w:rPr>
        <w:pPrChange w:id="816" w:author="Nancy I" w:date="2016-02-23T19:15:00Z">
          <w:pPr/>
        </w:pPrChange>
      </w:pPr>
    </w:p>
    <w:p w14:paraId="22438A1B" w14:textId="12869183" w:rsidR="2A6EA7C7" w:rsidRDefault="2A6EA7C7">
      <w:pPr>
        <w:numPr>
          <w:ilvl w:val="0"/>
          <w:numId w:val="2"/>
        </w:numPr>
        <w:ind w:left="0"/>
        <w:rPr>
          <w:rFonts w:eastAsia="Times" w:cs="Times"/>
        </w:rPr>
        <w:pPrChange w:id="817" w:author="Nancy I" w:date="2016-02-23T19:16:00Z">
          <w:pPr/>
        </w:pPrChange>
      </w:pPr>
    </w:p>
    <w:p w14:paraId="3F1C3D2E" w14:textId="597FA79E" w:rsidR="2D85CA0D" w:rsidRDefault="2D85CA0D"/>
    <w:sectPr w:rsidR="2D85CA0D" w:rsidSect="00630628">
      <w:type w:val="continuous"/>
      <w:pgSz w:w="12240" w:h="15840"/>
      <w:pgMar w:top="1440" w:right="1440" w:bottom="1440" w:left="1440" w:header="720" w:footer="720" w:gutter="0"/>
      <w:cols w:num="2" w:space="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AFF" w:usb1="4000247B" w:usb2="0000000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655AF"/>
    <w:multiLevelType w:val="multilevel"/>
    <w:tmpl w:val="1EF4C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2D6890"/>
    <w:multiLevelType w:val="hybridMultilevel"/>
    <w:tmpl w:val="4DB8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2630CF2"/>
    <w:multiLevelType w:val="hybridMultilevel"/>
    <w:tmpl w:val="A89CE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B27E21"/>
    <w:multiLevelType w:val="multilevel"/>
    <w:tmpl w:val="1EF4C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CBE3A8A"/>
    <w:multiLevelType w:val="multilevel"/>
    <w:tmpl w:val="7418457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4E86B87"/>
    <w:multiLevelType w:val="hybridMultilevel"/>
    <w:tmpl w:val="24F2A2C2"/>
    <w:lvl w:ilvl="0" w:tplc="8C62022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1FE5CE3"/>
    <w:multiLevelType w:val="hybridMultilevel"/>
    <w:tmpl w:val="79D8D25A"/>
    <w:lvl w:ilvl="0" w:tplc="76867F40">
      <w:start w:val="1"/>
      <w:numFmt w:val="decimal"/>
      <w:lvlText w:val="%1."/>
      <w:lvlJc w:val="left"/>
      <w:pPr>
        <w:ind w:left="720" w:hanging="360"/>
      </w:pPr>
    </w:lvl>
    <w:lvl w:ilvl="1" w:tplc="24E00114">
      <w:start w:val="1"/>
      <w:numFmt w:val="lowerLetter"/>
      <w:lvlText w:val="%2."/>
      <w:lvlJc w:val="left"/>
      <w:pPr>
        <w:ind w:left="1440" w:hanging="360"/>
      </w:pPr>
    </w:lvl>
    <w:lvl w:ilvl="2" w:tplc="B1160EDE">
      <w:start w:val="1"/>
      <w:numFmt w:val="lowerRoman"/>
      <w:lvlText w:val="%3."/>
      <w:lvlJc w:val="right"/>
      <w:pPr>
        <w:ind w:left="2160" w:hanging="180"/>
      </w:pPr>
    </w:lvl>
    <w:lvl w:ilvl="3" w:tplc="CF3EF310">
      <w:start w:val="1"/>
      <w:numFmt w:val="decimal"/>
      <w:lvlText w:val="%4."/>
      <w:lvlJc w:val="left"/>
      <w:pPr>
        <w:ind w:left="2880" w:hanging="360"/>
      </w:pPr>
    </w:lvl>
    <w:lvl w:ilvl="4" w:tplc="6EDA4162">
      <w:start w:val="1"/>
      <w:numFmt w:val="lowerLetter"/>
      <w:lvlText w:val="%5."/>
      <w:lvlJc w:val="left"/>
      <w:pPr>
        <w:ind w:left="3600" w:hanging="360"/>
      </w:pPr>
    </w:lvl>
    <w:lvl w:ilvl="5" w:tplc="C1E6361E">
      <w:start w:val="1"/>
      <w:numFmt w:val="lowerRoman"/>
      <w:lvlText w:val="%6."/>
      <w:lvlJc w:val="right"/>
      <w:pPr>
        <w:ind w:left="4320" w:hanging="180"/>
      </w:pPr>
    </w:lvl>
    <w:lvl w:ilvl="6" w:tplc="8C181EE2">
      <w:start w:val="1"/>
      <w:numFmt w:val="decimal"/>
      <w:lvlText w:val="%7."/>
      <w:lvlJc w:val="left"/>
      <w:pPr>
        <w:ind w:left="5040" w:hanging="360"/>
      </w:pPr>
    </w:lvl>
    <w:lvl w:ilvl="7" w:tplc="117647EA">
      <w:start w:val="1"/>
      <w:numFmt w:val="lowerLetter"/>
      <w:lvlText w:val="%8."/>
      <w:lvlJc w:val="left"/>
      <w:pPr>
        <w:ind w:left="5760" w:hanging="360"/>
      </w:pPr>
    </w:lvl>
    <w:lvl w:ilvl="8" w:tplc="4A96E690">
      <w:start w:val="1"/>
      <w:numFmt w:val="lowerRoman"/>
      <w:lvlText w:val="%9."/>
      <w:lvlJc w:val="right"/>
      <w:pPr>
        <w:ind w:left="6480" w:hanging="180"/>
      </w:pPr>
    </w:lvl>
  </w:abstractNum>
  <w:abstractNum w:abstractNumId="7" w15:restartNumberingAfterBreak="0">
    <w:nsid w:val="7444379A"/>
    <w:multiLevelType w:val="hybridMultilevel"/>
    <w:tmpl w:val="A6189286"/>
    <w:lvl w:ilvl="0" w:tplc="9FFACC0A">
      <w:start w:val="1"/>
      <w:numFmt w:val="decimal"/>
      <w:lvlText w:val="%1."/>
      <w:lvlJc w:val="left"/>
      <w:pPr>
        <w:ind w:left="720" w:hanging="360"/>
      </w:pPr>
    </w:lvl>
    <w:lvl w:ilvl="1" w:tplc="2506AC3A">
      <w:start w:val="1"/>
      <w:numFmt w:val="lowerLetter"/>
      <w:lvlText w:val="%2."/>
      <w:lvlJc w:val="left"/>
      <w:pPr>
        <w:ind w:left="1440" w:hanging="360"/>
      </w:pPr>
    </w:lvl>
    <w:lvl w:ilvl="2" w:tplc="B6103CC4">
      <w:start w:val="1"/>
      <w:numFmt w:val="lowerRoman"/>
      <w:lvlText w:val="%3."/>
      <w:lvlJc w:val="right"/>
      <w:pPr>
        <w:ind w:left="2160" w:hanging="180"/>
      </w:pPr>
    </w:lvl>
    <w:lvl w:ilvl="3" w:tplc="90047ECA">
      <w:start w:val="1"/>
      <w:numFmt w:val="decimal"/>
      <w:lvlText w:val="%4."/>
      <w:lvlJc w:val="left"/>
      <w:pPr>
        <w:ind w:left="2880" w:hanging="360"/>
      </w:pPr>
    </w:lvl>
    <w:lvl w:ilvl="4" w:tplc="A0F41D00">
      <w:start w:val="1"/>
      <w:numFmt w:val="lowerLetter"/>
      <w:lvlText w:val="%5."/>
      <w:lvlJc w:val="left"/>
      <w:pPr>
        <w:ind w:left="3600" w:hanging="360"/>
      </w:pPr>
    </w:lvl>
    <w:lvl w:ilvl="5" w:tplc="0A3E5CEE">
      <w:start w:val="1"/>
      <w:numFmt w:val="lowerRoman"/>
      <w:lvlText w:val="%6."/>
      <w:lvlJc w:val="right"/>
      <w:pPr>
        <w:ind w:left="4320" w:hanging="180"/>
      </w:pPr>
    </w:lvl>
    <w:lvl w:ilvl="6" w:tplc="8098C74A">
      <w:start w:val="1"/>
      <w:numFmt w:val="decimal"/>
      <w:lvlText w:val="%7."/>
      <w:lvlJc w:val="left"/>
      <w:pPr>
        <w:ind w:left="5040" w:hanging="360"/>
      </w:pPr>
    </w:lvl>
    <w:lvl w:ilvl="7" w:tplc="106EAC9C">
      <w:start w:val="1"/>
      <w:numFmt w:val="lowerLetter"/>
      <w:lvlText w:val="%8."/>
      <w:lvlJc w:val="left"/>
      <w:pPr>
        <w:ind w:left="5760" w:hanging="360"/>
      </w:pPr>
    </w:lvl>
    <w:lvl w:ilvl="8" w:tplc="84C2A838">
      <w:start w:val="1"/>
      <w:numFmt w:val="lowerRoman"/>
      <w:lvlText w:val="%9."/>
      <w:lvlJc w:val="right"/>
      <w:pPr>
        <w:ind w:left="6480" w:hanging="180"/>
      </w:pPr>
    </w:lvl>
  </w:abstractNum>
  <w:abstractNum w:abstractNumId="8" w15:restartNumberingAfterBreak="0">
    <w:nsid w:val="7C1D27A6"/>
    <w:multiLevelType w:val="hybridMultilevel"/>
    <w:tmpl w:val="76389E8C"/>
    <w:lvl w:ilvl="0" w:tplc="E6F01BEA">
      <w:start w:val="1"/>
      <w:numFmt w:val="decimal"/>
      <w:lvlText w:val="%1."/>
      <w:lvlJc w:val="left"/>
      <w:pPr>
        <w:ind w:left="720" w:hanging="360"/>
      </w:pPr>
    </w:lvl>
    <w:lvl w:ilvl="1" w:tplc="49E68FB0">
      <w:start w:val="1"/>
      <w:numFmt w:val="lowerLetter"/>
      <w:lvlText w:val="%2."/>
      <w:lvlJc w:val="left"/>
      <w:pPr>
        <w:ind w:left="1440" w:hanging="360"/>
      </w:pPr>
    </w:lvl>
    <w:lvl w:ilvl="2" w:tplc="CDDAD040">
      <w:start w:val="1"/>
      <w:numFmt w:val="lowerRoman"/>
      <w:lvlText w:val="%3."/>
      <w:lvlJc w:val="right"/>
      <w:pPr>
        <w:ind w:left="2160" w:hanging="180"/>
      </w:pPr>
    </w:lvl>
    <w:lvl w:ilvl="3" w:tplc="B5028BD6">
      <w:start w:val="1"/>
      <w:numFmt w:val="decimal"/>
      <w:lvlText w:val="%4."/>
      <w:lvlJc w:val="left"/>
      <w:pPr>
        <w:ind w:left="2880" w:hanging="360"/>
      </w:pPr>
    </w:lvl>
    <w:lvl w:ilvl="4" w:tplc="062C3A90">
      <w:start w:val="1"/>
      <w:numFmt w:val="lowerLetter"/>
      <w:lvlText w:val="%5."/>
      <w:lvlJc w:val="left"/>
      <w:pPr>
        <w:ind w:left="3600" w:hanging="360"/>
      </w:pPr>
    </w:lvl>
    <w:lvl w:ilvl="5" w:tplc="05CA87BE">
      <w:start w:val="1"/>
      <w:numFmt w:val="lowerRoman"/>
      <w:lvlText w:val="%6."/>
      <w:lvlJc w:val="right"/>
      <w:pPr>
        <w:ind w:left="4320" w:hanging="180"/>
      </w:pPr>
    </w:lvl>
    <w:lvl w:ilvl="6" w:tplc="2D14BC94">
      <w:start w:val="1"/>
      <w:numFmt w:val="decimal"/>
      <w:lvlText w:val="%7."/>
      <w:lvlJc w:val="left"/>
      <w:pPr>
        <w:ind w:left="5040" w:hanging="360"/>
      </w:pPr>
    </w:lvl>
    <w:lvl w:ilvl="7" w:tplc="0F3A99DE">
      <w:start w:val="1"/>
      <w:numFmt w:val="lowerLetter"/>
      <w:lvlText w:val="%8."/>
      <w:lvlJc w:val="left"/>
      <w:pPr>
        <w:ind w:left="5760" w:hanging="360"/>
      </w:pPr>
    </w:lvl>
    <w:lvl w:ilvl="8" w:tplc="7D8871EC">
      <w:start w:val="1"/>
      <w:numFmt w:val="lowerRoman"/>
      <w:lvlText w:val="%9."/>
      <w:lvlJc w:val="right"/>
      <w:pPr>
        <w:ind w:left="6480" w:hanging="180"/>
      </w:pPr>
    </w:lvl>
  </w:abstractNum>
  <w:abstractNum w:abstractNumId="9" w15:restartNumberingAfterBreak="0">
    <w:nsid w:val="7E166E79"/>
    <w:multiLevelType w:val="hybridMultilevel"/>
    <w:tmpl w:val="E1BEBB6A"/>
    <w:lvl w:ilvl="0" w:tplc="40800130">
      <w:start w:val="1"/>
      <w:numFmt w:val="decimal"/>
      <w:lvlText w:val="%1."/>
      <w:lvlJc w:val="left"/>
      <w:pPr>
        <w:ind w:left="720" w:hanging="360"/>
      </w:pPr>
    </w:lvl>
    <w:lvl w:ilvl="1" w:tplc="DE04E082">
      <w:start w:val="1"/>
      <w:numFmt w:val="lowerLetter"/>
      <w:lvlText w:val="%2."/>
      <w:lvlJc w:val="left"/>
      <w:pPr>
        <w:ind w:left="1440" w:hanging="360"/>
      </w:pPr>
    </w:lvl>
    <w:lvl w:ilvl="2" w:tplc="5CFA6234">
      <w:start w:val="1"/>
      <w:numFmt w:val="lowerRoman"/>
      <w:lvlText w:val="%3."/>
      <w:lvlJc w:val="right"/>
      <w:pPr>
        <w:ind w:left="2160" w:hanging="180"/>
      </w:pPr>
    </w:lvl>
    <w:lvl w:ilvl="3" w:tplc="E02EEB9A">
      <w:start w:val="1"/>
      <w:numFmt w:val="decimal"/>
      <w:lvlText w:val="%4."/>
      <w:lvlJc w:val="left"/>
      <w:pPr>
        <w:ind w:left="2880" w:hanging="360"/>
      </w:pPr>
    </w:lvl>
    <w:lvl w:ilvl="4" w:tplc="1EE2351E">
      <w:start w:val="1"/>
      <w:numFmt w:val="lowerLetter"/>
      <w:lvlText w:val="%5."/>
      <w:lvlJc w:val="left"/>
      <w:pPr>
        <w:ind w:left="3600" w:hanging="360"/>
      </w:pPr>
    </w:lvl>
    <w:lvl w:ilvl="5" w:tplc="2410F0CE">
      <w:start w:val="1"/>
      <w:numFmt w:val="lowerRoman"/>
      <w:lvlText w:val="%6."/>
      <w:lvlJc w:val="right"/>
      <w:pPr>
        <w:ind w:left="4320" w:hanging="180"/>
      </w:pPr>
    </w:lvl>
    <w:lvl w:ilvl="6" w:tplc="A9687C7E">
      <w:start w:val="1"/>
      <w:numFmt w:val="decimal"/>
      <w:lvlText w:val="%7."/>
      <w:lvlJc w:val="left"/>
      <w:pPr>
        <w:ind w:left="5040" w:hanging="360"/>
      </w:pPr>
    </w:lvl>
    <w:lvl w:ilvl="7" w:tplc="6F9AFB24">
      <w:start w:val="1"/>
      <w:numFmt w:val="lowerLetter"/>
      <w:lvlText w:val="%8."/>
      <w:lvlJc w:val="left"/>
      <w:pPr>
        <w:ind w:left="5760" w:hanging="360"/>
      </w:pPr>
    </w:lvl>
    <w:lvl w:ilvl="8" w:tplc="40FA0428">
      <w:start w:val="1"/>
      <w:numFmt w:val="lowerRoman"/>
      <w:lvlText w:val="%9."/>
      <w:lvlJc w:val="right"/>
      <w:pPr>
        <w:ind w:left="6480" w:hanging="180"/>
      </w:pPr>
    </w:lvl>
  </w:abstractNum>
  <w:num w:numId="1">
    <w:abstractNumId w:val="8"/>
  </w:num>
  <w:num w:numId="2">
    <w:abstractNumId w:val="6"/>
  </w:num>
  <w:num w:numId="3">
    <w:abstractNumId w:val="7"/>
  </w:num>
  <w:num w:numId="4">
    <w:abstractNumId w:val="9"/>
  </w:num>
  <w:num w:numId="5">
    <w:abstractNumId w:val="5"/>
  </w:num>
  <w:num w:numId="6">
    <w:abstractNumId w:val="3"/>
  </w:num>
  <w:num w:numId="7">
    <w:abstractNumId w:val="4"/>
  </w:num>
  <w:num w:numId="8">
    <w:abstractNumId w:val="0"/>
  </w:num>
  <w:num w:numId="9">
    <w:abstractNumId w:val="2"/>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upeng Zhang">
    <w15:presenceInfo w15:providerId="Windows Live" w15:userId="4a6ce60480920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SortMethod w:val="0000"/>
  <w:trackRevisions/>
  <w:defaultTabStop w:val="720"/>
  <w:autoHyphenation/>
  <w:consecutiveHyphenLimit w:val="4"/>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3F0"/>
    <w:rsid w:val="00092A5F"/>
    <w:rsid w:val="000A15D9"/>
    <w:rsid w:val="00112D9A"/>
    <w:rsid w:val="00144D23"/>
    <w:rsid w:val="0014636A"/>
    <w:rsid w:val="001A541D"/>
    <w:rsid w:val="001F5E6A"/>
    <w:rsid w:val="00261130"/>
    <w:rsid w:val="00266185"/>
    <w:rsid w:val="0028187A"/>
    <w:rsid w:val="002D6DAC"/>
    <w:rsid w:val="002E78EA"/>
    <w:rsid w:val="00311EB0"/>
    <w:rsid w:val="00330F58"/>
    <w:rsid w:val="0039392D"/>
    <w:rsid w:val="003A3D12"/>
    <w:rsid w:val="003A66C7"/>
    <w:rsid w:val="003D035F"/>
    <w:rsid w:val="004534FD"/>
    <w:rsid w:val="00456471"/>
    <w:rsid w:val="00484B22"/>
    <w:rsid w:val="004B0C32"/>
    <w:rsid w:val="004D4905"/>
    <w:rsid w:val="004E771A"/>
    <w:rsid w:val="005805A3"/>
    <w:rsid w:val="005E73B6"/>
    <w:rsid w:val="00617E71"/>
    <w:rsid w:val="00630628"/>
    <w:rsid w:val="00671FDF"/>
    <w:rsid w:val="00684B96"/>
    <w:rsid w:val="006953DA"/>
    <w:rsid w:val="00711C6B"/>
    <w:rsid w:val="007F11CB"/>
    <w:rsid w:val="007F558F"/>
    <w:rsid w:val="00800FD8"/>
    <w:rsid w:val="00856FFB"/>
    <w:rsid w:val="00861795"/>
    <w:rsid w:val="008847BF"/>
    <w:rsid w:val="008D30F8"/>
    <w:rsid w:val="00912855"/>
    <w:rsid w:val="00917CF5"/>
    <w:rsid w:val="00962584"/>
    <w:rsid w:val="00990648"/>
    <w:rsid w:val="00990666"/>
    <w:rsid w:val="009A048A"/>
    <w:rsid w:val="009D0B8C"/>
    <w:rsid w:val="00A15F1F"/>
    <w:rsid w:val="00A27A07"/>
    <w:rsid w:val="00B02647"/>
    <w:rsid w:val="00B1519C"/>
    <w:rsid w:val="00B173CA"/>
    <w:rsid w:val="00BA7D7F"/>
    <w:rsid w:val="00C411B1"/>
    <w:rsid w:val="00C47FA5"/>
    <w:rsid w:val="00C708AB"/>
    <w:rsid w:val="00C909E3"/>
    <w:rsid w:val="00CA5A9C"/>
    <w:rsid w:val="00CF12DB"/>
    <w:rsid w:val="00D2110E"/>
    <w:rsid w:val="00D261DD"/>
    <w:rsid w:val="00D53227"/>
    <w:rsid w:val="00DB1529"/>
    <w:rsid w:val="00DF4604"/>
    <w:rsid w:val="00E75AE5"/>
    <w:rsid w:val="00E77B21"/>
    <w:rsid w:val="00E900DA"/>
    <w:rsid w:val="00EE78A1"/>
    <w:rsid w:val="00F77DA0"/>
    <w:rsid w:val="00F8513B"/>
    <w:rsid w:val="00F973F0"/>
    <w:rsid w:val="00FA4590"/>
    <w:rsid w:val="013CC246"/>
    <w:rsid w:val="04CBD8EE"/>
    <w:rsid w:val="055DA1E8"/>
    <w:rsid w:val="05AA7075"/>
    <w:rsid w:val="0691423A"/>
    <w:rsid w:val="074EEB0B"/>
    <w:rsid w:val="0827112E"/>
    <w:rsid w:val="0948F10D"/>
    <w:rsid w:val="0A30E393"/>
    <w:rsid w:val="0ADD9274"/>
    <w:rsid w:val="0C944098"/>
    <w:rsid w:val="0CAE5C92"/>
    <w:rsid w:val="0E211138"/>
    <w:rsid w:val="0F4E6410"/>
    <w:rsid w:val="0FBBA5B3"/>
    <w:rsid w:val="0FD387FF"/>
    <w:rsid w:val="117175C1"/>
    <w:rsid w:val="119D4C7C"/>
    <w:rsid w:val="1201C6BE"/>
    <w:rsid w:val="122B0936"/>
    <w:rsid w:val="126F8CAB"/>
    <w:rsid w:val="12789B30"/>
    <w:rsid w:val="146BC450"/>
    <w:rsid w:val="15298333"/>
    <w:rsid w:val="18344F70"/>
    <w:rsid w:val="1927C12D"/>
    <w:rsid w:val="194175B2"/>
    <w:rsid w:val="1945E1B8"/>
    <w:rsid w:val="1A3CD6F7"/>
    <w:rsid w:val="1A76143E"/>
    <w:rsid w:val="1ADD599D"/>
    <w:rsid w:val="1AE345F3"/>
    <w:rsid w:val="1CE8AEC9"/>
    <w:rsid w:val="1FAF0D74"/>
    <w:rsid w:val="1FFA4D0D"/>
    <w:rsid w:val="212908BB"/>
    <w:rsid w:val="233BD287"/>
    <w:rsid w:val="237358E9"/>
    <w:rsid w:val="23858FDF"/>
    <w:rsid w:val="23E8E3E0"/>
    <w:rsid w:val="27EB0536"/>
    <w:rsid w:val="28444008"/>
    <w:rsid w:val="28F87EC9"/>
    <w:rsid w:val="29623CBD"/>
    <w:rsid w:val="296F6B68"/>
    <w:rsid w:val="2A37CF08"/>
    <w:rsid w:val="2A43D1EA"/>
    <w:rsid w:val="2A6EA7C7"/>
    <w:rsid w:val="2ABDE9D4"/>
    <w:rsid w:val="2C910C07"/>
    <w:rsid w:val="2D85CA0D"/>
    <w:rsid w:val="2F26F743"/>
    <w:rsid w:val="2F2753F3"/>
    <w:rsid w:val="302262DD"/>
    <w:rsid w:val="30359A14"/>
    <w:rsid w:val="30E6963A"/>
    <w:rsid w:val="312E84F0"/>
    <w:rsid w:val="31EE057F"/>
    <w:rsid w:val="32A68EE4"/>
    <w:rsid w:val="32C43F35"/>
    <w:rsid w:val="34BD275A"/>
    <w:rsid w:val="35A4E50D"/>
    <w:rsid w:val="37842D70"/>
    <w:rsid w:val="37B8A63C"/>
    <w:rsid w:val="385DAB67"/>
    <w:rsid w:val="399BF40D"/>
    <w:rsid w:val="3AACB43F"/>
    <w:rsid w:val="3B61C407"/>
    <w:rsid w:val="3C67D53B"/>
    <w:rsid w:val="3C71B7D8"/>
    <w:rsid w:val="3D89A9EB"/>
    <w:rsid w:val="3E8CBB72"/>
    <w:rsid w:val="41CE8B1E"/>
    <w:rsid w:val="4253600B"/>
    <w:rsid w:val="42A58496"/>
    <w:rsid w:val="42FBBBB2"/>
    <w:rsid w:val="43EE1682"/>
    <w:rsid w:val="4569A32C"/>
    <w:rsid w:val="45F2E83C"/>
    <w:rsid w:val="4676E3CF"/>
    <w:rsid w:val="47890094"/>
    <w:rsid w:val="47BE0A01"/>
    <w:rsid w:val="4883E6C4"/>
    <w:rsid w:val="493537CD"/>
    <w:rsid w:val="49794588"/>
    <w:rsid w:val="4AC74452"/>
    <w:rsid w:val="4ACE8B63"/>
    <w:rsid w:val="4BDE2713"/>
    <w:rsid w:val="4EB3B893"/>
    <w:rsid w:val="541B37C4"/>
    <w:rsid w:val="55572E79"/>
    <w:rsid w:val="57B44681"/>
    <w:rsid w:val="58588F6D"/>
    <w:rsid w:val="59C1354D"/>
    <w:rsid w:val="5AA1CA11"/>
    <w:rsid w:val="5AAF2473"/>
    <w:rsid w:val="5AB68423"/>
    <w:rsid w:val="5ABD8FCD"/>
    <w:rsid w:val="5F7481ED"/>
    <w:rsid w:val="601435BD"/>
    <w:rsid w:val="6047EFBA"/>
    <w:rsid w:val="612BD89C"/>
    <w:rsid w:val="61957CFB"/>
    <w:rsid w:val="61BFE7A0"/>
    <w:rsid w:val="621DDFAE"/>
    <w:rsid w:val="623B8F04"/>
    <w:rsid w:val="628FAC85"/>
    <w:rsid w:val="6299F991"/>
    <w:rsid w:val="62ED68B7"/>
    <w:rsid w:val="6321CB71"/>
    <w:rsid w:val="63289EF4"/>
    <w:rsid w:val="63D4DB6C"/>
    <w:rsid w:val="641DCE6A"/>
    <w:rsid w:val="66254258"/>
    <w:rsid w:val="670D29B8"/>
    <w:rsid w:val="680D4321"/>
    <w:rsid w:val="687A076A"/>
    <w:rsid w:val="68F02D19"/>
    <w:rsid w:val="6924597C"/>
    <w:rsid w:val="6AB11B4E"/>
    <w:rsid w:val="6BA36FA3"/>
    <w:rsid w:val="6C4C1489"/>
    <w:rsid w:val="6C592C13"/>
    <w:rsid w:val="6CAEF932"/>
    <w:rsid w:val="6E177CBA"/>
    <w:rsid w:val="6F56215D"/>
    <w:rsid w:val="70FF3A12"/>
    <w:rsid w:val="710631DB"/>
    <w:rsid w:val="7249572E"/>
    <w:rsid w:val="728BDBA7"/>
    <w:rsid w:val="7404593F"/>
    <w:rsid w:val="7650A383"/>
    <w:rsid w:val="76EB76B3"/>
    <w:rsid w:val="77367EAE"/>
    <w:rsid w:val="776496CD"/>
    <w:rsid w:val="77C21DA6"/>
    <w:rsid w:val="77FD4122"/>
    <w:rsid w:val="78106D79"/>
    <w:rsid w:val="7884BFCA"/>
    <w:rsid w:val="7A3BE29C"/>
    <w:rsid w:val="7A8D599D"/>
    <w:rsid w:val="7B7C8909"/>
    <w:rsid w:val="7BD8ED91"/>
    <w:rsid w:val="7C812CC4"/>
    <w:rsid w:val="7CB0ECCD"/>
    <w:rsid w:val="7D1AABFA"/>
    <w:rsid w:val="7EE9797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1D74AE4"/>
  <w14:defaultImageDpi w14:val="0"/>
  <w15:chartTrackingRefBased/>
  <w15:docId w15:val="{8CAE67C5-D7C0-45AA-B2EE-E8DC4F727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SimSun" w:hAnsi="Times" w:cs="Times"/>
        <w:lang w:val="en-US" w:eastAsia="zh-CN" w:bidi="ar-SA"/>
      </w:rPr>
    </w:rPrDefault>
    <w:pPrDefault>
      <w:pPr>
        <w:spacing w:after="8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1529"/>
    <w:pPr>
      <w:jc w:val="both"/>
    </w:pPr>
    <w:rPr>
      <w:rFonts w:cs="Times New Roman"/>
      <w:lang w:eastAsia="en-US"/>
    </w:rPr>
  </w:style>
  <w:style w:type="paragraph" w:styleId="Heading1">
    <w:name w:val="heading 1"/>
    <w:basedOn w:val="Header1"/>
    <w:next w:val="Normal"/>
    <w:link w:val="Heading1Char"/>
    <w:uiPriority w:val="9"/>
    <w:qFormat/>
    <w:rsid w:val="00DB1529"/>
    <w:pPr>
      <w:numPr>
        <w:numId w:val="7"/>
      </w:numPr>
      <w:outlineLvl w:val="0"/>
    </w:pPr>
  </w:style>
  <w:style w:type="paragraph" w:styleId="Heading2">
    <w:name w:val="heading 2"/>
    <w:basedOn w:val="Header2"/>
    <w:next w:val="Normal"/>
    <w:link w:val="Heading2Char"/>
    <w:uiPriority w:val="9"/>
    <w:unhideWhenUsed/>
    <w:qFormat/>
    <w:rsid w:val="00861795"/>
    <w:pPr>
      <w:outlineLvl w:val="1"/>
    </w:pPr>
  </w:style>
  <w:style w:type="paragraph" w:styleId="Heading3">
    <w:name w:val="heading 3"/>
    <w:basedOn w:val="Normal"/>
    <w:next w:val="Normal"/>
    <w:link w:val="Heading3Char"/>
    <w:uiPriority w:val="9"/>
    <w:unhideWhenUsed/>
    <w:qFormat/>
    <w:rsid w:val="00917CF5"/>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4534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529"/>
    <w:rPr>
      <w:rFonts w:cs="Times New Roman"/>
      <w:b/>
      <w:lang w:eastAsia="en-US"/>
    </w:rPr>
  </w:style>
  <w:style w:type="character" w:customStyle="1" w:styleId="Heading2Char">
    <w:name w:val="Heading 2 Char"/>
    <w:basedOn w:val="DefaultParagraphFont"/>
    <w:link w:val="Heading2"/>
    <w:uiPriority w:val="9"/>
    <w:rsid w:val="00861795"/>
    <w:rPr>
      <w:rFonts w:cs="Times New Roman"/>
      <w:b/>
      <w:sz w:val="18"/>
      <w:lang w:eastAsia="en-US"/>
    </w:rPr>
  </w:style>
  <w:style w:type="paragraph" w:customStyle="1" w:styleId="Header1">
    <w:name w:val="Header 1"/>
    <w:basedOn w:val="Normal"/>
    <w:rsid w:val="00912855"/>
    <w:pPr>
      <w:spacing w:after="40"/>
    </w:pPr>
    <w:rPr>
      <w:b/>
    </w:rPr>
  </w:style>
  <w:style w:type="paragraph" w:customStyle="1" w:styleId="Header2">
    <w:name w:val="Header 2"/>
    <w:basedOn w:val="Header1"/>
    <w:rsid w:val="00E75AE5"/>
    <w:rPr>
      <w:sz w:val="18"/>
    </w:rPr>
  </w:style>
  <w:style w:type="paragraph" w:customStyle="1" w:styleId="Body">
    <w:name w:val="Body"/>
    <w:basedOn w:val="Normal"/>
    <w:rsid w:val="00D261DD"/>
  </w:style>
  <w:style w:type="character" w:customStyle="1" w:styleId="Heading3Char">
    <w:name w:val="Heading 3 Char"/>
    <w:basedOn w:val="DefaultParagraphFont"/>
    <w:link w:val="Heading3"/>
    <w:uiPriority w:val="9"/>
    <w:rsid w:val="00917CF5"/>
    <w:rPr>
      <w:rFonts w:asciiTheme="majorHAnsi" w:eastAsiaTheme="majorEastAsia" w:hAnsiTheme="majorHAnsi" w:cstheme="majorBidi"/>
      <w:b/>
      <w:bCs/>
      <w:sz w:val="26"/>
      <w:szCs w:val="26"/>
      <w:lang w:eastAsia="en-US"/>
    </w:rPr>
  </w:style>
  <w:style w:type="paragraph" w:styleId="BalloonText">
    <w:name w:val="Balloon Text"/>
    <w:basedOn w:val="Normal"/>
    <w:link w:val="BalloonTextChar"/>
    <w:uiPriority w:val="99"/>
    <w:semiHidden/>
    <w:unhideWhenUsed/>
    <w:rsid w:val="0028187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87A"/>
    <w:rPr>
      <w:rFonts w:ascii="Segoe UI" w:hAnsi="Segoe UI" w:cs="Segoe UI"/>
      <w:sz w:val="18"/>
      <w:szCs w:val="18"/>
      <w:lang w:eastAsia="en-US"/>
    </w:rPr>
  </w:style>
  <w:style w:type="paragraph" w:styleId="NormalWeb">
    <w:name w:val="Normal (Web)"/>
    <w:basedOn w:val="Normal"/>
    <w:uiPriority w:val="99"/>
    <w:semiHidden/>
    <w:unhideWhenUsed/>
    <w:rsid w:val="00DF4604"/>
    <w:pPr>
      <w:spacing w:before="100" w:beforeAutospacing="1" w:after="100" w:afterAutospacing="1"/>
      <w:jc w:val="left"/>
    </w:pPr>
    <w:rPr>
      <w:rFonts w:ascii="Times New Roman" w:eastAsiaTheme="minorEastAsia" w:hAnsi="Times New Roman"/>
      <w:sz w:val="24"/>
      <w:szCs w:val="24"/>
      <w:lang w:eastAsia="zh-CN"/>
    </w:rPr>
  </w:style>
  <w:style w:type="character" w:customStyle="1" w:styleId="Heading4Char">
    <w:name w:val="Heading 4 Char"/>
    <w:basedOn w:val="DefaultParagraphFont"/>
    <w:link w:val="Heading4"/>
    <w:uiPriority w:val="9"/>
    <w:rsid w:val="004534FD"/>
    <w:rPr>
      <w:rFonts w:asciiTheme="majorHAnsi" w:eastAsiaTheme="majorEastAsia" w:hAnsiTheme="majorHAnsi" w:cstheme="majorBidi"/>
      <w:i/>
      <w:iCs/>
      <w:color w:val="2E74B5" w:themeColor="accent1" w:themeShade="BF"/>
      <w:lang w:eastAsia="en-US"/>
    </w:rPr>
  </w:style>
  <w:style w:type="table" w:styleId="TableGrid">
    <w:name w:val="Table Grid"/>
    <w:basedOn w:val="TableNormal"/>
    <w:uiPriority w:val="59"/>
    <w:rsid w:val="004B0C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D490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905"/>
    <w:rPr>
      <w:rFonts w:asciiTheme="majorHAnsi" w:eastAsiaTheme="majorEastAsia" w:hAnsiTheme="majorHAnsi" w:cstheme="majorBidi"/>
      <w:spacing w:val="-10"/>
      <w:kern w:val="28"/>
      <w:sz w:val="56"/>
      <w:szCs w:val="56"/>
      <w:lang w:eastAsia="en-US"/>
    </w:rPr>
  </w:style>
  <w:style w:type="character" w:customStyle="1" w:styleId="apple-converted-space">
    <w:name w:val="apple-converted-space"/>
    <w:basedOn w:val="DefaultParagraphFont"/>
    <w:rsid w:val="009A048A"/>
  </w:style>
  <w:style w:type="paragraph" w:styleId="ListParagraph">
    <w:name w:val="List Paragraph"/>
    <w:basedOn w:val="Normal"/>
    <w:uiPriority w:val="72"/>
    <w:qFormat/>
    <w:rsid w:val="009A0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00B0C-E765-48B4-BF5A-9637751B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3070</Words>
  <Characters>17504</Characters>
  <Application>Microsoft Office Word</Application>
  <DocSecurity>0</DocSecurity>
  <Lines>145</Lines>
  <Paragraphs>41</Paragraphs>
  <ScaleCrop>false</ScaleCrop>
  <Company>usenix</Company>
  <LinksUpToDate>false</LinksUpToDate>
  <CharactersWithSpaces>20533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for USENIX Conference Paper: Sample First Page</dc:title>
  <dc:subject/>
  <dc:creator>Eileen Cohen</dc:creator>
  <cp:keywords/>
  <dc:description/>
  <cp:lastModifiedBy>Yupeng Zhang</cp:lastModifiedBy>
  <cp:revision>99</cp:revision>
  <cp:lastPrinted>1997-04-02T15:36:00Z</cp:lastPrinted>
  <dcterms:created xsi:type="dcterms:W3CDTF">2016-01-18T22:43:00Z</dcterms:created>
  <dcterms:modified xsi:type="dcterms:W3CDTF">2016-04-29T18:59:00Z</dcterms:modified>
</cp:coreProperties>
</file>